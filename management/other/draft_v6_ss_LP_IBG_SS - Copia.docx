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56F4" w14:textId="2D134CF5" w:rsidR="000277BA" w:rsidRPr="002E7993" w:rsidRDefault="00AB0925" w:rsidP="000277BA">
      <w:pPr>
        <w:jc w:val="center"/>
        <w:rPr>
          <w:rFonts w:eastAsiaTheme="majorEastAsia" w:cstheme="majorBidi"/>
          <w:b/>
          <w:bCs/>
          <w:spacing w:val="-10"/>
          <w:kern w:val="28"/>
          <w:sz w:val="36"/>
          <w:szCs w:val="36"/>
          <w:lang w:val="it-IT"/>
          <w:rPrChange w:id="0" w:author="Lorenzo Pini" w:date="2026-05-27T12:41:00Z">
            <w:rPr>
              <w:rFonts w:eastAsiaTheme="majorEastAsia" w:cstheme="majorBidi"/>
              <w:b/>
              <w:bCs/>
              <w:spacing w:val="-10"/>
              <w:kern w:val="28"/>
              <w:sz w:val="36"/>
              <w:szCs w:val="36"/>
            </w:rPr>
          </w:rPrChange>
        </w:rPr>
      </w:pPr>
      <w:del w:id="1" w:author="Lorenzo Pini" w:date="2026-05-27T12:41:00Z">
        <w:r w:rsidRPr="002E7993" w:rsidDel="002E7993">
          <w:rPr>
            <w:rFonts w:eastAsiaTheme="majorEastAsia" w:cstheme="majorBidi"/>
            <w:b/>
            <w:bCs/>
            <w:spacing w:val="-10"/>
            <w:kern w:val="28"/>
            <w:sz w:val="36"/>
            <w:szCs w:val="36"/>
            <w:lang w:val="it-IT"/>
            <w:rPrChange w:id="2" w:author="Lorenzo Pini" w:date="2026-05-27T12:41:00Z">
              <w:rPr>
                <w:rFonts w:eastAsiaTheme="majorEastAsia" w:cstheme="majorBidi"/>
                <w:b/>
                <w:bCs/>
                <w:spacing w:val="-10"/>
                <w:kern w:val="28"/>
                <w:sz w:val="36"/>
                <w:szCs w:val="36"/>
              </w:rPr>
            </w:rPrChange>
          </w:rPr>
          <w:delText xml:space="preserve">Atrophy network mapping </w:delText>
        </w:r>
      </w:del>
      <w:ins w:id="3" w:author="Lorenzo Pini" w:date="2026-05-27T12:41:00Z">
        <w:r w:rsidR="002E7993" w:rsidRPr="002E7993">
          <w:rPr>
            <w:rFonts w:eastAsiaTheme="majorEastAsia" w:cstheme="majorBidi"/>
            <w:b/>
            <w:bCs/>
            <w:spacing w:val="-10"/>
            <w:kern w:val="28"/>
            <w:sz w:val="36"/>
            <w:szCs w:val="36"/>
            <w:lang w:val="it-IT"/>
            <w:rPrChange w:id="4" w:author="Lorenzo Pini" w:date="2026-05-27T12:41:00Z">
              <w:rPr>
                <w:rFonts w:eastAsiaTheme="majorEastAsia" w:cstheme="majorBidi"/>
                <w:b/>
                <w:bCs/>
                <w:spacing w:val="-10"/>
                <w:kern w:val="28"/>
                <w:sz w:val="36"/>
                <w:szCs w:val="36"/>
              </w:rPr>
            </w:rPrChange>
          </w:rPr>
          <w:t xml:space="preserve">SERVE UN TITOLO Più “ACCATTIVANTE” E CHE VADA </w:t>
        </w:r>
        <w:r w:rsidR="002E7993">
          <w:rPr>
            <w:rFonts w:eastAsiaTheme="majorEastAsia" w:cstheme="majorBidi"/>
            <w:b/>
            <w:bCs/>
            <w:spacing w:val="-10"/>
            <w:kern w:val="28"/>
            <w:sz w:val="36"/>
            <w:szCs w:val="36"/>
            <w:lang w:val="it-IT"/>
          </w:rPr>
          <w:t xml:space="preserve">DRITTO AI </w:t>
        </w:r>
        <w:r w:rsidR="002E7993" w:rsidRPr="002E7993">
          <w:rPr>
            <w:rFonts w:eastAsiaTheme="majorEastAsia" w:cstheme="majorBidi"/>
            <w:b/>
            <w:bCs/>
            <w:spacing w:val="-10"/>
            <w:kern w:val="28"/>
            <w:sz w:val="36"/>
            <w:szCs w:val="36"/>
            <w:lang w:val="it-IT"/>
            <w:rPrChange w:id="5" w:author="Lorenzo Pini" w:date="2026-05-27T12:41:00Z">
              <w:rPr>
                <w:rFonts w:eastAsiaTheme="majorEastAsia" w:cstheme="majorBidi"/>
                <w:b/>
                <w:bCs/>
                <w:spacing w:val="-10"/>
                <w:kern w:val="28"/>
                <w:sz w:val="36"/>
                <w:szCs w:val="36"/>
              </w:rPr>
            </w:rPrChange>
          </w:rPr>
          <w:t>RISULTAT</w:t>
        </w:r>
        <w:r w:rsidR="002E7993">
          <w:rPr>
            <w:rFonts w:eastAsiaTheme="majorEastAsia" w:cstheme="majorBidi"/>
            <w:b/>
            <w:bCs/>
            <w:spacing w:val="-10"/>
            <w:kern w:val="28"/>
            <w:sz w:val="36"/>
            <w:szCs w:val="36"/>
            <w:lang w:val="it-IT"/>
          </w:rPr>
          <w:t>I</w:t>
        </w:r>
      </w:ins>
    </w:p>
    <w:p w14:paraId="39C3BD8D" w14:textId="5941B714" w:rsidR="007017C2" w:rsidRPr="008B5A8B" w:rsidRDefault="00A8139A" w:rsidP="007017C2">
      <w:pPr>
        <w:rPr>
          <w:vertAlign w:val="superscript"/>
          <w:lang w:val="it-IT"/>
        </w:rPr>
      </w:pPr>
      <w:r w:rsidRPr="008B5A8B">
        <w:rPr>
          <w:lang w:val="it-IT"/>
        </w:rPr>
        <w:t>Silvia Saglia</w:t>
      </w:r>
      <w:r w:rsidR="00523CC2" w:rsidRPr="008B5A8B">
        <w:rPr>
          <w:lang w:val="it-IT"/>
        </w:rPr>
        <w:t>,</w:t>
      </w:r>
      <w:r w:rsidR="00523CC2" w:rsidRPr="008B5A8B">
        <w:rPr>
          <w:vertAlign w:val="superscript"/>
          <w:lang w:val="it-IT"/>
        </w:rPr>
        <w:t>1,</w:t>
      </w:r>
      <w:r w:rsidR="00523CC2" w:rsidRPr="008B5A8B">
        <w:rPr>
          <w:rFonts w:cs="Times New Roman"/>
          <w:vertAlign w:val="superscript"/>
          <w:lang w:val="it-IT"/>
        </w:rPr>
        <w:t>†</w:t>
      </w:r>
      <w:r w:rsidR="00523CC2" w:rsidRPr="008B5A8B">
        <w:rPr>
          <w:lang w:val="it-IT"/>
        </w:rPr>
        <w:t xml:space="preserve"> </w:t>
      </w:r>
      <w:r w:rsidR="00BA3179" w:rsidRPr="008B5A8B">
        <w:rPr>
          <w:lang w:val="it-IT"/>
        </w:rPr>
        <w:t>Emma Maria Sole Tosato,</w:t>
      </w:r>
      <w:r w:rsidR="00523CC2" w:rsidRPr="008B5A8B">
        <w:rPr>
          <w:vertAlign w:val="superscript"/>
          <w:lang w:val="it-IT"/>
        </w:rPr>
        <w:t>2,</w:t>
      </w:r>
      <w:r w:rsidR="00523CC2" w:rsidRPr="008B5A8B">
        <w:rPr>
          <w:rFonts w:cs="Times New Roman"/>
          <w:vertAlign w:val="superscript"/>
          <w:lang w:val="it-IT"/>
        </w:rPr>
        <w:t>†</w:t>
      </w:r>
      <w:r w:rsidR="00523CC2" w:rsidRPr="008B5A8B">
        <w:rPr>
          <w:lang w:val="it-IT"/>
        </w:rPr>
        <w:t xml:space="preserve"> </w:t>
      </w:r>
      <w:r w:rsidR="007017C2" w:rsidRPr="008B5A8B">
        <w:rPr>
          <w:lang w:val="it-IT"/>
        </w:rPr>
        <w:t>Lorenzo Pini,</w:t>
      </w:r>
      <w:r w:rsidR="007017C2" w:rsidRPr="008B5A8B">
        <w:rPr>
          <w:vertAlign w:val="superscript"/>
          <w:lang w:val="it-IT"/>
        </w:rPr>
        <w:t>2,3</w:t>
      </w:r>
      <w:r w:rsidR="007017C2" w:rsidRPr="008B5A8B">
        <w:rPr>
          <w:lang w:val="it-IT"/>
        </w:rPr>
        <w:t xml:space="preserve"> Giorgio Dolc</w:t>
      </w:r>
      <w:r w:rsidR="00124F30" w:rsidRPr="008B5A8B">
        <w:rPr>
          <w:lang w:val="it-IT"/>
        </w:rPr>
        <w:t>i,</w:t>
      </w:r>
      <w:r w:rsidR="007017C2" w:rsidRPr="008B5A8B">
        <w:rPr>
          <w:vertAlign w:val="superscript"/>
          <w:lang w:val="it-IT"/>
        </w:rPr>
        <w:t>1,4</w:t>
      </w:r>
      <w:r w:rsidR="007017C2" w:rsidRPr="008B5A8B">
        <w:rPr>
          <w:lang w:val="it-IT"/>
        </w:rPr>
        <w:t xml:space="preserve"> Lorenza Brusini</w:t>
      </w:r>
      <w:r w:rsidR="00124F30" w:rsidRPr="008B5A8B">
        <w:rPr>
          <w:lang w:val="it-IT"/>
        </w:rPr>
        <w:t>,</w:t>
      </w:r>
      <w:r w:rsidR="007017C2" w:rsidRPr="008B5A8B">
        <w:rPr>
          <w:vertAlign w:val="superscript"/>
          <w:lang w:val="it-IT"/>
        </w:rPr>
        <w:t>1</w:t>
      </w:r>
      <w:r w:rsidR="007017C2" w:rsidRPr="008B5A8B">
        <w:rPr>
          <w:lang w:val="it-IT"/>
        </w:rPr>
        <w:t xml:space="preserve"> </w:t>
      </w:r>
      <w:r w:rsidR="009C291A">
        <w:rPr>
          <w:lang w:val="it-IT"/>
        </w:rPr>
        <w:t>Pietro Avanzini</w:t>
      </w:r>
      <w:r w:rsidR="00124F30" w:rsidRPr="008B5A8B">
        <w:rPr>
          <w:lang w:val="it-IT"/>
        </w:rPr>
        <w:t>,</w:t>
      </w:r>
      <w:r w:rsidR="007017C2" w:rsidRPr="008B5A8B">
        <w:rPr>
          <w:vertAlign w:val="superscript"/>
          <w:lang w:val="it-IT"/>
        </w:rPr>
        <w:t>5</w:t>
      </w:r>
      <w:r w:rsidR="007017C2" w:rsidRPr="008B5A8B">
        <w:rPr>
          <w:lang w:val="it-IT"/>
        </w:rPr>
        <w:t xml:space="preserve"> Maurizio Corbetta</w:t>
      </w:r>
      <w:r w:rsidR="00124F30" w:rsidRPr="008B5A8B">
        <w:rPr>
          <w:lang w:val="it-IT"/>
        </w:rPr>
        <w:t>,</w:t>
      </w:r>
      <w:r w:rsidR="007017C2" w:rsidRPr="008B5A8B">
        <w:rPr>
          <w:vertAlign w:val="superscript"/>
          <w:lang w:val="it-IT"/>
        </w:rPr>
        <w:t>2,3,6</w:t>
      </w:r>
      <w:r w:rsidR="007017C2" w:rsidRPr="008B5A8B">
        <w:rPr>
          <w:lang w:val="it-IT"/>
        </w:rPr>
        <w:t xml:space="preserve"> Ilaria Boscolo Galazzo</w:t>
      </w:r>
      <w:r w:rsidR="00124F30" w:rsidRPr="008B5A8B">
        <w:rPr>
          <w:lang w:val="it-IT"/>
        </w:rPr>
        <w:t>,</w:t>
      </w:r>
      <w:r w:rsidR="007017C2" w:rsidRPr="008B5A8B">
        <w:rPr>
          <w:vertAlign w:val="superscript"/>
          <w:lang w:val="it-IT"/>
        </w:rPr>
        <w:t>1,§</w:t>
      </w:r>
      <w:r w:rsidR="00124F30" w:rsidRPr="008B5A8B">
        <w:rPr>
          <w:lang w:val="it-IT"/>
        </w:rPr>
        <w:t xml:space="preserve"> and</w:t>
      </w:r>
      <w:r w:rsidR="007017C2" w:rsidRPr="008B5A8B">
        <w:rPr>
          <w:lang w:val="it-IT"/>
        </w:rPr>
        <w:t xml:space="preserve"> Gloria Menegaz</w:t>
      </w:r>
      <w:r w:rsidR="00B71703" w:rsidRPr="008B5A8B">
        <w:rPr>
          <w:lang w:val="it-IT"/>
        </w:rPr>
        <w:t>,</w:t>
      </w:r>
      <w:r w:rsidR="007017C2" w:rsidRPr="008B5A8B">
        <w:rPr>
          <w:vertAlign w:val="superscript"/>
          <w:lang w:val="it-IT"/>
        </w:rPr>
        <w:t>1,§</w:t>
      </w:r>
      <w:r w:rsidR="00073DE1" w:rsidRPr="008B5A8B">
        <w:rPr>
          <w:lang w:val="it-IT"/>
        </w:rPr>
        <w:t xml:space="preserve"> </w:t>
      </w:r>
      <w:r w:rsidR="00065CDF" w:rsidRPr="008B5A8B">
        <w:rPr>
          <w:lang w:val="it-IT"/>
        </w:rPr>
        <w:t>for the</w:t>
      </w:r>
      <w:r w:rsidR="007017C2" w:rsidRPr="008B5A8B">
        <w:rPr>
          <w:lang w:val="it-IT"/>
        </w:rPr>
        <w:t xml:space="preserve"> Alzheimer’s Disease Neuroimaging Initiative </w:t>
      </w:r>
      <w:r w:rsidR="00065CDF" w:rsidRPr="008B5A8B">
        <w:rPr>
          <w:lang w:val="it-IT"/>
        </w:rPr>
        <w:t xml:space="preserve">(ADNI) </w:t>
      </w:r>
      <w:r w:rsidR="007017C2" w:rsidRPr="008B5A8B">
        <w:rPr>
          <w:lang w:val="it-IT"/>
        </w:rPr>
        <w:t>and 4-R-Tauopathy Neuroimaging Initiative Consortium</w:t>
      </w:r>
      <w:r w:rsidR="00065CDF" w:rsidRPr="008B5A8B">
        <w:rPr>
          <w:lang w:val="it-IT"/>
        </w:rPr>
        <w:t xml:space="preserve"> (4RTNI)</w:t>
      </w:r>
      <w:r w:rsidR="007017C2" w:rsidRPr="008B5A8B">
        <w:rPr>
          <w:vertAlign w:val="superscript"/>
          <w:lang w:val="it-IT"/>
        </w:rPr>
        <w:t>*</w:t>
      </w:r>
    </w:p>
    <w:p w14:paraId="22933EF7" w14:textId="757A6C84" w:rsidR="00523CC2" w:rsidRDefault="00523CC2" w:rsidP="00205120">
      <w:r w:rsidRPr="001367A6">
        <w:rPr>
          <w:rFonts w:cs="Times New Roman"/>
          <w:vertAlign w:val="superscript"/>
        </w:rPr>
        <w:t>†</w:t>
      </w:r>
      <w:r w:rsidRPr="001367A6">
        <w:t xml:space="preserve">These authors contributed equally to this work. </w:t>
      </w:r>
    </w:p>
    <w:p w14:paraId="135ED9F6" w14:textId="75756F99" w:rsidR="00844EE8" w:rsidRDefault="00844EE8" w:rsidP="00844EE8">
      <w:pPr>
        <w:rPr>
          <w:lang w:val="en-US"/>
        </w:rPr>
      </w:pPr>
      <w:r w:rsidRPr="00844EE8">
        <w:rPr>
          <w:vertAlign w:val="superscript"/>
          <w:lang w:val="en-GB"/>
        </w:rPr>
        <w:t>§</w:t>
      </w:r>
      <w:r w:rsidRPr="00844EE8">
        <w:rPr>
          <w:lang w:val="en-US"/>
        </w:rPr>
        <w:t>The</w:t>
      </w:r>
      <w:r>
        <w:rPr>
          <w:lang w:val="en-US"/>
        </w:rPr>
        <w:t>se</w:t>
      </w:r>
      <w:r w:rsidRPr="00844EE8">
        <w:rPr>
          <w:lang w:val="en-US"/>
        </w:rPr>
        <w:t xml:space="preserve"> authors </w:t>
      </w:r>
      <w:r w:rsidR="002716C2" w:rsidRPr="001367A6">
        <w:t xml:space="preserve">contributed equally </w:t>
      </w:r>
      <w:r w:rsidR="002716C2">
        <w:t>as senior authors</w:t>
      </w:r>
      <w:r w:rsidRPr="00844EE8">
        <w:rPr>
          <w:lang w:val="en-US"/>
        </w:rPr>
        <w:t>.</w:t>
      </w:r>
    </w:p>
    <w:p w14:paraId="65488971" w14:textId="2539AE18" w:rsidR="003B2CA3" w:rsidRDefault="003B2CA3" w:rsidP="003B2CA3">
      <w: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w:t>
      </w:r>
      <w:r w:rsidRPr="004312F1">
        <w:rPr>
          <w:rFonts w:cs="Times New Roman"/>
        </w:rPr>
        <w:t>http://adni.loni.usc.edu/wp-content/uploads/how_to_apply/ADNI_Acknowledgement_List.pdf</w:t>
      </w:r>
    </w:p>
    <w:p w14:paraId="2ACDB049" w14:textId="77777777" w:rsidR="003B2CA3" w:rsidRDefault="003B2CA3" w:rsidP="003B2CA3">
      <w:r w:rsidRPr="005A01F5">
        <w:t>Data used in preparation of this article were obtained from the 4-Repeat Tauopathy Neuroimaging Initiative (4RTNI) database (http://4rtni-ftldni.ini.usc.edu). The investigators at 4RTNI contributed to the design and implementation of 4RTNI and/or provided data, but did not participate in analysis or writing of this report</w:t>
      </w:r>
      <w:r>
        <w:t xml:space="preserve"> (unless otherwise listed).</w:t>
      </w:r>
    </w:p>
    <w:p w14:paraId="05E35902" w14:textId="594D98AF" w:rsidR="00523CC2" w:rsidRPr="002F1F2E" w:rsidRDefault="00523CC2" w:rsidP="00205120">
      <w:pPr>
        <w:pStyle w:val="Titolo1"/>
      </w:pPr>
      <w:commentRangeStart w:id="6"/>
      <w:r w:rsidRPr="002F1F2E">
        <w:t xml:space="preserve">Abstract </w:t>
      </w:r>
      <w:commentRangeEnd w:id="6"/>
      <w:r w:rsidR="00135E69" w:rsidRPr="002F1F2E">
        <w:rPr>
          <w:rStyle w:val="Rimandocommento"/>
          <w:sz w:val="36"/>
          <w:szCs w:val="48"/>
        </w:rPr>
        <w:commentReference w:id="6"/>
      </w:r>
    </w:p>
    <w:p w14:paraId="0DA624B5" w14:textId="69CC0B28" w:rsidR="0007756C" w:rsidRPr="0007756C" w:rsidRDefault="0007756C" w:rsidP="008F22AE">
      <w:pPr>
        <w:rPr>
          <w:lang w:val="en-GB"/>
        </w:rPr>
      </w:pPr>
      <w:r w:rsidRPr="0007756C">
        <w:rPr>
          <w:lang w:val="en-GB"/>
        </w:rPr>
        <w:t>Atrophy network (AN) mapping projects individual structural damage onto a normative functional connectome to infer network-level vulnerability. Although previously applied to localize shared neurodegenerative pattern</w:t>
      </w:r>
      <w:r w:rsidR="000C0CEC">
        <w:rPr>
          <w:lang w:val="en-GB"/>
        </w:rPr>
        <w:t xml:space="preserve"> </w:t>
      </w:r>
      <w:r w:rsidR="000C0CEC" w:rsidRPr="000C0CEC">
        <w:rPr>
          <w:lang w:val="en-GB"/>
        </w:rPr>
        <w:t>and identify potential targets for neuromodulation</w:t>
      </w:r>
      <w:r w:rsidRPr="0007756C">
        <w:rPr>
          <w:lang w:val="en-GB"/>
        </w:rPr>
        <w:t xml:space="preserve">s, </w:t>
      </w:r>
      <w:r w:rsidR="00B464E6" w:rsidRPr="00B464E6">
        <w:rPr>
          <w:lang w:val="en-GB"/>
        </w:rPr>
        <w:t>recent methodological evidence reveals that this approach is biased toward nonspecific topological properties of the reference connectome, producing highly similar networks across distinct conditions</w:t>
      </w:r>
      <w:r w:rsidRPr="0007756C">
        <w:rPr>
          <w:lang w:val="en-GB"/>
        </w:rPr>
        <w:t xml:space="preserve">. Here, we evaluated </w:t>
      </w:r>
      <w:r w:rsidR="0020065D" w:rsidRPr="0020065D">
        <w:rPr>
          <w:lang w:val="en-GB"/>
        </w:rPr>
        <w:t>whether this functional projection retains sufficient distinctive biological signal to yield patient-level diagnostic value</w:t>
      </w:r>
      <w:r w:rsidRPr="0007756C">
        <w:rPr>
          <w:lang w:val="en-GB"/>
        </w:rPr>
        <w:t xml:space="preserve"> in 234 participants</w:t>
      </w:r>
      <w:r w:rsidR="00557073">
        <w:rPr>
          <w:lang w:val="en-GB"/>
        </w:rPr>
        <w:t>(</w:t>
      </w:r>
      <w:r w:rsidRPr="0007756C">
        <w:rPr>
          <w:lang w:val="en-GB"/>
        </w:rPr>
        <w:t>58 cognitively normal individuals, 72 with Alzheimer’s disease, 44 with corticobasal syndrome and 60 with progressive supranuclear palsy</w:t>
      </w:r>
      <w:r w:rsidR="00557073">
        <w:rPr>
          <w:lang w:val="en-GB"/>
        </w:rPr>
        <w:t>)</w:t>
      </w:r>
      <w:r w:rsidRPr="0007756C">
        <w:rPr>
          <w:lang w:val="en-GB"/>
        </w:rPr>
        <w:t>.</w:t>
      </w:r>
      <w:r w:rsidR="008F22AE">
        <w:rPr>
          <w:lang w:val="en-GB"/>
        </w:rPr>
        <w:t xml:space="preserve"> Cognit</w:t>
      </w:r>
      <w:r w:rsidR="00080618">
        <w:rPr>
          <w:lang w:val="en-GB"/>
        </w:rPr>
        <w:t>ively normal</w:t>
      </w:r>
      <w:r w:rsidR="008F22AE" w:rsidRPr="0052079E">
        <w:rPr>
          <w:lang w:val="en-GB"/>
        </w:rPr>
        <w:t xml:space="preserve"> participants served as the reference group for defining </w:t>
      </w:r>
      <w:r w:rsidR="008F22AE">
        <w:rPr>
          <w:lang w:val="en-GB"/>
        </w:rPr>
        <w:t xml:space="preserve">patient </w:t>
      </w:r>
      <w:r w:rsidR="008F22AE" w:rsidRPr="0052079E">
        <w:rPr>
          <w:lang w:val="en-GB"/>
        </w:rPr>
        <w:t>atrophy</w:t>
      </w:r>
      <w:r w:rsidR="008F22AE">
        <w:rPr>
          <w:lang w:val="en-GB"/>
        </w:rPr>
        <w:t xml:space="preserve"> maps</w:t>
      </w:r>
      <w:r w:rsidR="008F22AE" w:rsidRPr="0052079E">
        <w:rPr>
          <w:lang w:val="en-GB"/>
        </w:rPr>
        <w:t xml:space="preserve">. </w:t>
      </w:r>
      <w:r w:rsidR="00080618">
        <w:rPr>
          <w:lang w:val="en-GB"/>
        </w:rPr>
        <w:t>M</w:t>
      </w:r>
      <w:r w:rsidR="008F22AE">
        <w:t xml:space="preserve">aps were projected onto a normative </w:t>
      </w:r>
      <w:r w:rsidR="008F22AE">
        <w:lastRenderedPageBreak/>
        <w:t>resting-state connectome derived from 173 healthy young adults; seed-based connectivity maps were computed in each normative subject and averaged to generate one AN map per patient</w:t>
      </w:r>
      <w:r w:rsidR="008F22AE" w:rsidRPr="0052079E">
        <w:rPr>
          <w:lang w:val="en-GB"/>
        </w:rPr>
        <w:t xml:space="preserve">. </w:t>
      </w:r>
      <w:r w:rsidR="008F22AE">
        <w:t xml:space="preserve">AN maps were represented as 2D low-dimensional embeddings, atlas-based summaries and voxel-wise maps. Associations with Clinical Dementia Rating Sum of Boxes and Mini-Mental State Examination scores were tested using ordinary least squares models with permutation-based significance testing and </w:t>
      </w:r>
      <w:r w:rsidR="009E4288">
        <w:t>voxel-wise</w:t>
      </w:r>
      <w:r w:rsidR="008F22AE">
        <w:t xml:space="preserve"> permutation inference</w:t>
      </w:r>
      <w:r w:rsidR="00557073">
        <w:t>,</w:t>
      </w:r>
      <w:r w:rsidR="008F22AE">
        <w:t xml:space="preserve"> </w:t>
      </w:r>
      <w:r w:rsidR="00557073">
        <w:t xml:space="preserve">while </w:t>
      </w:r>
      <w:r w:rsidR="008F22AE">
        <w:t>diagnostic separation was evaluated using k-means clustering, machine-learning models and 3D convolutional neural networks</w:t>
      </w:r>
      <w:r w:rsidR="007634FF">
        <w:t xml:space="preserve">. </w:t>
      </w:r>
      <w:r w:rsidRPr="0007756C">
        <w:rPr>
          <w:lang w:val="en-GB"/>
        </w:rPr>
        <w:t xml:space="preserve">Despite substantial anatomical heterogeneity in individual atrophy, the corresponding AN maps exhibited strong spatial convergence across patients and diagnostic groups. Univariate clinical associations were weak-to-moderate (max </w:t>
      </w:r>
      <w:r w:rsidRPr="0007756C">
        <w:rPr>
          <w:i/>
          <w:iCs/>
          <w:lang w:val="en-GB"/>
        </w:rPr>
        <w:t>R</w:t>
      </w:r>
      <w:r w:rsidRPr="0007756C">
        <w:rPr>
          <w:lang w:val="en-GB"/>
        </w:rPr>
        <w:t xml:space="preserve">² = 0.230) </w:t>
      </w:r>
      <w:r w:rsidR="00FC0601" w:rsidRPr="00FC0601">
        <w:rPr>
          <w:lang w:val="en-GB"/>
        </w:rPr>
        <w:t>localizing primarily to medial prefrontal, anterior cingulate, thalamic and cerebellar regions.</w:t>
      </w:r>
      <w:r w:rsidRPr="0007756C">
        <w:rPr>
          <w:lang w:val="en-GB"/>
        </w:rPr>
        <w:t xml:space="preserve"> </w:t>
      </w:r>
      <w:r w:rsidR="00886AF0">
        <w:t>Diagnostic separation was limited</w:t>
      </w:r>
      <w:r w:rsidR="00557073">
        <w:t>, with</w:t>
      </w:r>
      <w:r w:rsidR="00886AF0">
        <w:t xml:space="preserve"> clustering show</w:t>
      </w:r>
      <w:r w:rsidR="00557073">
        <w:t>ing</w:t>
      </w:r>
      <w:r w:rsidR="00886AF0">
        <w:t xml:space="preserve"> no agreement with clinical labels and classification </w:t>
      </w:r>
      <w:r w:rsidR="00557073">
        <w:t xml:space="preserve">algorithms reaching only </w:t>
      </w:r>
      <w:r w:rsidR="00886AF0">
        <w:t xml:space="preserve">modest and unstable </w:t>
      </w:r>
      <w:r w:rsidR="00557073">
        <w:t xml:space="preserve">results </w:t>
      </w:r>
      <w:r w:rsidR="00886AF0">
        <w:t>across spatial representations. The highest accuracy was observed for the AD spectrum versus PSP (0.676)</w:t>
      </w:r>
      <w:r w:rsidR="007D0F76">
        <w:t>.</w:t>
      </w:r>
    </w:p>
    <w:p w14:paraId="780B1144" w14:textId="646C2F7A" w:rsidR="00AC5F8C" w:rsidRDefault="00AC5F8C" w:rsidP="00205120">
      <w:pPr>
        <w:rPr>
          <w:lang w:val="en-GB"/>
        </w:rPr>
      </w:pPr>
      <w:r w:rsidRPr="00AC5F8C">
        <w:rPr>
          <w:lang w:val="en-GB"/>
        </w:rPr>
        <w:t>Interpreting these findings</w:t>
      </w:r>
      <w:commentRangeStart w:id="7"/>
      <w:r w:rsidRPr="00AC5F8C">
        <w:rPr>
          <w:lang w:val="en-GB"/>
        </w:rPr>
        <w:t>, the observation that clinical associations localize to the highest-degree hubs of the normative connectome suggests they may reflect a fixed topological artifact rather than genuine syndrome-specific circuits</w:t>
      </w:r>
      <w:commentRangeEnd w:id="7"/>
      <w:r w:rsidR="00633EE1" w:rsidRPr="00AC5F8C">
        <w:rPr>
          <w:rStyle w:val="Rimandocommento"/>
          <w:sz w:val="24"/>
          <w:szCs w:val="22"/>
          <w:lang w:val="en-GB"/>
        </w:rPr>
        <w:commentReference w:id="7"/>
      </w:r>
      <w:r w:rsidRPr="00AC5F8C">
        <w:rPr>
          <w:lang w:val="en-GB"/>
        </w:rPr>
        <w:t xml:space="preserve">. Furthermore, the modest </w:t>
      </w:r>
      <w:r w:rsidR="00633EE1">
        <w:rPr>
          <w:lang w:val="en-GB"/>
        </w:rPr>
        <w:t>classification</w:t>
      </w:r>
      <w:r w:rsidRPr="00AC5F8C">
        <w:rPr>
          <w:lang w:val="en-GB"/>
        </w:rPr>
        <w:t xml:space="preserve"> performance</w:t>
      </w:r>
      <w:r w:rsidR="00633EE1">
        <w:rPr>
          <w:lang w:val="en-GB"/>
        </w:rPr>
        <w:t>,</w:t>
      </w:r>
      <w:r w:rsidR="00BA7FFA">
        <w:rPr>
          <w:lang w:val="en-GB"/>
        </w:rPr>
        <w:t xml:space="preserve"> </w:t>
      </w:r>
      <w:r w:rsidRPr="00AC5F8C">
        <w:rPr>
          <w:lang w:val="en-GB"/>
        </w:rPr>
        <w:t xml:space="preserve">which </w:t>
      </w:r>
      <w:commentRangeStart w:id="8"/>
      <w:commentRangeStart w:id="9"/>
      <w:r w:rsidRPr="00AC5F8C">
        <w:rPr>
          <w:lang w:val="en-GB"/>
        </w:rPr>
        <w:t>appears less sensitive than standard neuroimaging approaches</w:t>
      </w:r>
      <w:commentRangeEnd w:id="8"/>
      <w:r w:rsidR="00633EE1">
        <w:rPr>
          <w:rStyle w:val="Rimandocommento"/>
          <w:sz w:val="24"/>
          <w:szCs w:val="22"/>
          <w:lang w:val="en-GB"/>
        </w:rPr>
        <w:commentReference w:id="8"/>
      </w:r>
      <w:commentRangeEnd w:id="9"/>
      <w:r w:rsidR="00633EE1">
        <w:rPr>
          <w:rStyle w:val="Rimandocommento"/>
          <w:sz w:val="24"/>
          <w:szCs w:val="22"/>
          <w:lang w:val="en-GB"/>
        </w:rPr>
        <w:commentReference w:id="9"/>
      </w:r>
      <w:r w:rsidR="00633EE1">
        <w:rPr>
          <w:lang w:val="en-GB"/>
        </w:rPr>
        <w:t>,</w:t>
      </w:r>
      <w:r w:rsidR="00BA7FFA">
        <w:rPr>
          <w:lang w:val="en-GB"/>
        </w:rPr>
        <w:t xml:space="preserve"> </w:t>
      </w:r>
      <w:r w:rsidRPr="00AC5F8C">
        <w:rPr>
          <w:lang w:val="en-GB"/>
        </w:rPr>
        <w:t xml:space="preserve">suggests a potential loss of biological specificity. These combined observations are </w:t>
      </w:r>
      <w:r w:rsidR="00633EE1">
        <w:rPr>
          <w:lang w:val="en-GB"/>
        </w:rPr>
        <w:t xml:space="preserve">in line </w:t>
      </w:r>
      <w:r w:rsidRPr="00AC5F8C">
        <w:rPr>
          <w:lang w:val="en-GB"/>
        </w:rPr>
        <w:t xml:space="preserve">with the hypothesis that projecting distinct focal atrophy patterns onto a shared connectome may collapse multidimensional disease trajectories into a static topological estimate. </w:t>
      </w:r>
      <w:commentRangeStart w:id="10"/>
      <w:r w:rsidRPr="00AC5F8C">
        <w:rPr>
          <w:lang w:val="en-GB"/>
        </w:rPr>
        <w:t>Consequently, spatial convergence may not guarantee patient-level clinical utility, suggesting that strong precision-medicine claims based solely on normative network mapping should be approached with cautio</w:t>
      </w:r>
      <w:r w:rsidR="00D22BC3">
        <w:rPr>
          <w:lang w:val="en-GB"/>
        </w:rPr>
        <w:t>n.</w:t>
      </w:r>
      <w:commentRangeEnd w:id="10"/>
      <w:r w:rsidR="00135E69">
        <w:rPr>
          <w:rStyle w:val="Rimandocommento"/>
          <w:sz w:val="24"/>
          <w:szCs w:val="22"/>
          <w:lang w:val="en-GB"/>
        </w:rPr>
        <w:commentReference w:id="10"/>
      </w:r>
    </w:p>
    <w:p w14:paraId="31B610DD" w14:textId="50F23C95" w:rsidR="00523CC2" w:rsidRPr="00063F94" w:rsidRDefault="00523CC2" w:rsidP="00205120">
      <w:pPr>
        <w:rPr>
          <w:b/>
          <w:bCs/>
        </w:rPr>
      </w:pPr>
      <w:r w:rsidRPr="00063F94">
        <w:rPr>
          <w:b/>
          <w:bCs/>
        </w:rPr>
        <w:t>Author affiliations:</w:t>
      </w:r>
    </w:p>
    <w:p w14:paraId="788FDC4B" w14:textId="6F52F281" w:rsidR="009F04AC" w:rsidRDefault="009F04AC" w:rsidP="009F04AC">
      <w:r>
        <w:t xml:space="preserve">1 Department of Engineering for Innovation Medicine, University of Verona, </w:t>
      </w:r>
      <w:r w:rsidR="00DE6338">
        <w:t xml:space="preserve">37134 </w:t>
      </w:r>
      <w:r>
        <w:t>Verona, Italy;</w:t>
      </w:r>
    </w:p>
    <w:p w14:paraId="42033117" w14:textId="403E3635" w:rsidR="009F04AC" w:rsidRPr="009F04AC" w:rsidRDefault="009F04AC" w:rsidP="009F04AC">
      <w:pPr>
        <w:rPr>
          <w:lang w:val="it-IT"/>
        </w:rPr>
      </w:pPr>
      <w:r w:rsidRPr="009F04AC">
        <w:rPr>
          <w:lang w:val="it-IT"/>
        </w:rPr>
        <w:t xml:space="preserve">2 Padova Neuroscience Center, University of Padova, </w:t>
      </w:r>
      <w:r w:rsidR="00AF4DB1" w:rsidRPr="00AF4DB1">
        <w:rPr>
          <w:lang w:val="it-IT"/>
        </w:rPr>
        <w:t xml:space="preserve">35129 </w:t>
      </w:r>
      <w:r w:rsidRPr="009F04AC">
        <w:rPr>
          <w:lang w:val="it-IT"/>
        </w:rPr>
        <w:t>Padova, Italy;</w:t>
      </w:r>
    </w:p>
    <w:p w14:paraId="0F7F2556" w14:textId="0209037D" w:rsidR="009F04AC" w:rsidRDefault="009F04AC" w:rsidP="009F04AC">
      <w:r>
        <w:t>3 Department of Neuroscience, University of Padova,</w:t>
      </w:r>
      <w:r w:rsidR="0056117C">
        <w:t xml:space="preserve"> </w:t>
      </w:r>
      <w:r w:rsidR="0056117C" w:rsidRPr="0056117C">
        <w:t xml:space="preserve">35121 </w:t>
      </w:r>
      <w:r>
        <w:t>Padova, Italy;</w:t>
      </w:r>
    </w:p>
    <w:p w14:paraId="1BC80FE3" w14:textId="7B2BA831" w:rsidR="009F04AC" w:rsidRDefault="009F04AC" w:rsidP="009F04AC">
      <w:r>
        <w:t>4 Department of Computer Science, University of Verona,</w:t>
      </w:r>
      <w:r w:rsidR="005A53B1">
        <w:t xml:space="preserve"> 37134 </w:t>
      </w:r>
      <w:r>
        <w:t>Verona, Italy;</w:t>
      </w:r>
    </w:p>
    <w:p w14:paraId="6516416B" w14:textId="2B6B495F" w:rsidR="009F04AC" w:rsidRPr="00615F5E" w:rsidRDefault="009F04AC" w:rsidP="009F04AC">
      <w:pPr>
        <w:rPr>
          <w:lang w:val="it-IT"/>
        </w:rPr>
      </w:pPr>
      <w:r w:rsidRPr="00615F5E">
        <w:rPr>
          <w:lang w:val="it-IT"/>
        </w:rPr>
        <w:t xml:space="preserve">5 </w:t>
      </w:r>
      <w:r w:rsidR="009C291A" w:rsidRPr="00615F5E">
        <w:rPr>
          <w:lang w:val="it-IT"/>
        </w:rPr>
        <w:t>IN-CNR</w:t>
      </w:r>
      <w:r w:rsidRPr="00615F5E">
        <w:rPr>
          <w:lang w:val="it-IT"/>
        </w:rPr>
        <w:t>, Pa</w:t>
      </w:r>
      <w:r w:rsidR="009C291A" w:rsidRPr="00615F5E">
        <w:rPr>
          <w:lang w:val="it-IT"/>
        </w:rPr>
        <w:t>rma</w:t>
      </w:r>
      <w:r w:rsidRPr="00615F5E">
        <w:rPr>
          <w:lang w:val="it-IT"/>
        </w:rPr>
        <w:t xml:space="preserve"> Italy;</w:t>
      </w:r>
    </w:p>
    <w:p w14:paraId="4518A635" w14:textId="32887F47" w:rsidR="009F04AC" w:rsidRPr="00615F5E" w:rsidRDefault="009F04AC" w:rsidP="009F04AC">
      <w:pPr>
        <w:rPr>
          <w:lang w:val="it-IT"/>
        </w:rPr>
      </w:pPr>
      <w:r w:rsidRPr="00615F5E">
        <w:rPr>
          <w:lang w:val="it-IT"/>
        </w:rPr>
        <w:lastRenderedPageBreak/>
        <w:t>6 Veneto Institute of Molecular Medicine, VIMM,</w:t>
      </w:r>
      <w:r w:rsidR="00F8669A" w:rsidRPr="00615F5E">
        <w:rPr>
          <w:lang w:val="it-IT"/>
        </w:rPr>
        <w:t xml:space="preserve"> 35129 </w:t>
      </w:r>
      <w:r w:rsidRPr="00615F5E">
        <w:rPr>
          <w:lang w:val="it-IT"/>
        </w:rPr>
        <w:t>Padova, Italy;</w:t>
      </w:r>
    </w:p>
    <w:p w14:paraId="485A8BBA" w14:textId="77777777" w:rsidR="00523CC2" w:rsidRPr="00615F5E" w:rsidRDefault="00523CC2" w:rsidP="00205120">
      <w:pPr>
        <w:rPr>
          <w:lang w:val="it-IT"/>
        </w:rPr>
      </w:pPr>
    </w:p>
    <w:p w14:paraId="54AF2839" w14:textId="379D462A" w:rsidR="00523CC2" w:rsidRPr="009742DB" w:rsidRDefault="00523CC2" w:rsidP="00205120">
      <w:pPr>
        <w:rPr>
          <w:lang w:val="en-US"/>
        </w:rPr>
      </w:pPr>
      <w:r w:rsidRPr="00660AF3">
        <w:rPr>
          <w:lang w:val="en-US"/>
        </w:rPr>
        <w:t xml:space="preserve">Correspondence to: </w:t>
      </w:r>
      <w:r w:rsidR="001A79B5">
        <w:rPr>
          <w:lang w:val="en-US"/>
        </w:rPr>
        <w:t>Silvia Saglia</w:t>
      </w:r>
    </w:p>
    <w:p w14:paraId="5EA701C0" w14:textId="66D24691" w:rsidR="00523CC2" w:rsidRPr="001C5F27" w:rsidRDefault="00523CC2" w:rsidP="00205120">
      <w:pPr>
        <w:rPr>
          <w:lang w:val="en-GB"/>
        </w:rPr>
      </w:pPr>
      <w:r w:rsidRPr="001C5F27">
        <w:rPr>
          <w:lang w:val="en-GB"/>
        </w:rPr>
        <w:t>Full address</w:t>
      </w:r>
      <w:r w:rsidR="007D4BC1" w:rsidRPr="001C5F27">
        <w:rPr>
          <w:lang w:val="en-GB"/>
        </w:rPr>
        <w:t>:</w:t>
      </w:r>
      <w:r w:rsidRPr="001C5F27">
        <w:rPr>
          <w:lang w:val="en-GB"/>
        </w:rPr>
        <w:t xml:space="preserve"> </w:t>
      </w:r>
      <w:r w:rsidR="001C5F27" w:rsidRPr="001C5F27">
        <w:t xml:space="preserve">Department of Engineering for Innovation Medicine, University of Verona, </w:t>
      </w:r>
      <w:r w:rsidR="005755B5" w:rsidRPr="001C5F27">
        <w:rPr>
          <w:lang w:val="en-GB"/>
        </w:rPr>
        <w:t>Strada le Grazie, 15, 37134</w:t>
      </w:r>
      <w:r w:rsidR="005755B5">
        <w:rPr>
          <w:lang w:val="en-GB"/>
        </w:rPr>
        <w:t xml:space="preserve"> </w:t>
      </w:r>
      <w:r w:rsidR="001C5F27" w:rsidRPr="001C5F27">
        <w:t>Verona, Italy.</w:t>
      </w:r>
    </w:p>
    <w:p w14:paraId="47FB03EF" w14:textId="0086FB9B" w:rsidR="00523CC2" w:rsidRPr="001A79B5" w:rsidRDefault="00523CC2" w:rsidP="008D5F42">
      <w:pPr>
        <w:jc w:val="left"/>
        <w:rPr>
          <w:lang w:val="it-IT"/>
        </w:rPr>
      </w:pPr>
      <w:r w:rsidRPr="001A79B5">
        <w:rPr>
          <w:lang w:val="it-IT"/>
        </w:rPr>
        <w:t>E-mail</w:t>
      </w:r>
      <w:r w:rsidR="007D4BC1" w:rsidRPr="001A79B5">
        <w:rPr>
          <w:lang w:val="it-IT"/>
        </w:rPr>
        <w:t>:</w:t>
      </w:r>
      <w:r w:rsidR="00C52BDB" w:rsidRPr="001A79B5">
        <w:rPr>
          <w:lang w:val="it-IT"/>
        </w:rPr>
        <w:t xml:space="preserve"> </w:t>
      </w:r>
      <w:r w:rsidR="001A79B5" w:rsidRPr="001A79B5">
        <w:rPr>
          <w:lang w:val="it-IT"/>
        </w:rPr>
        <w:t>silvia.saglia@u</w:t>
      </w:r>
      <w:r w:rsidR="001A79B5">
        <w:rPr>
          <w:lang w:val="it-IT"/>
        </w:rPr>
        <w:t>nivr.it</w:t>
      </w:r>
    </w:p>
    <w:p w14:paraId="1F4DF7C6" w14:textId="77777777" w:rsidR="00AE16F1" w:rsidRDefault="00523CC2" w:rsidP="00205120">
      <w:r w:rsidRPr="00AE16F1">
        <w:rPr>
          <w:b/>
        </w:rPr>
        <w:t>Running title</w:t>
      </w:r>
      <w:r w:rsidRPr="00AE16F1">
        <w:t xml:space="preserve">: </w:t>
      </w:r>
      <w:r w:rsidR="00AE16F1" w:rsidRPr="00AE16F1">
        <w:t>Atrophy</w:t>
      </w:r>
      <w:r w:rsidR="00AE16F1">
        <w:t xml:space="preserve"> network mapping in tau disorders</w:t>
      </w:r>
    </w:p>
    <w:p w14:paraId="5720DAEC" w14:textId="28ECCBAA" w:rsidR="007354E5" w:rsidRDefault="007354E5" w:rsidP="00205120">
      <w:r w:rsidRPr="00477191">
        <w:rPr>
          <w:b/>
        </w:rPr>
        <w:t>Keywords:</w:t>
      </w:r>
      <w:r w:rsidRPr="00477191">
        <w:t xml:space="preserve"> </w:t>
      </w:r>
      <w:r w:rsidR="00477191" w:rsidRPr="00477191">
        <w:t>atrophy network mapping</w:t>
      </w:r>
      <w:r w:rsidR="006B3903">
        <w:t>; Alzheimer’s disease; corticobasal syndrome; progressive supranuclear palsy; diagnostic prediction</w:t>
      </w:r>
    </w:p>
    <w:p w14:paraId="7FD4B096" w14:textId="77777777" w:rsidR="002E7993" w:rsidRDefault="002E7993" w:rsidP="00205120"/>
    <w:p w14:paraId="26F30E9F" w14:textId="77777777" w:rsidR="002E7993" w:rsidRDefault="002E7993" w:rsidP="00205120"/>
    <w:p w14:paraId="70C2960A" w14:textId="77777777" w:rsidR="002E7993" w:rsidRDefault="002E7993" w:rsidP="00205120"/>
    <w:p w14:paraId="05C248B6" w14:textId="77777777" w:rsidR="002E7993" w:rsidRDefault="002E7993" w:rsidP="00205120"/>
    <w:p w14:paraId="7C6AD7C8" w14:textId="77777777" w:rsidR="002E7993" w:rsidRDefault="002E7993" w:rsidP="00205120"/>
    <w:p w14:paraId="20E90E05" w14:textId="77777777" w:rsidR="002E7993" w:rsidRDefault="002E7993" w:rsidP="00205120"/>
    <w:p w14:paraId="6F8B2A7B" w14:textId="77777777" w:rsidR="002E7993" w:rsidRDefault="002E7993" w:rsidP="00205120"/>
    <w:p w14:paraId="5D218D2D" w14:textId="77777777" w:rsidR="002E7993" w:rsidRDefault="002E7993" w:rsidP="00205120"/>
    <w:p w14:paraId="4EE9D3B3" w14:textId="77777777" w:rsidR="002E7993" w:rsidRDefault="002E7993" w:rsidP="00205120"/>
    <w:p w14:paraId="7E788CBF" w14:textId="77777777" w:rsidR="002E7993" w:rsidRDefault="002E7993" w:rsidP="00205120"/>
    <w:p w14:paraId="2E6C39A6" w14:textId="77777777" w:rsidR="002E7993" w:rsidRDefault="002E7993" w:rsidP="00205120"/>
    <w:p w14:paraId="50ABCAB5" w14:textId="77777777" w:rsidR="002E7993" w:rsidRDefault="002E7993" w:rsidP="00205120"/>
    <w:p w14:paraId="208DF5CD" w14:textId="77777777" w:rsidR="002E7993" w:rsidRDefault="002E7993" w:rsidP="00205120"/>
    <w:p w14:paraId="029356C7" w14:textId="77777777" w:rsidR="002E7993" w:rsidRDefault="002E7993" w:rsidP="00205120"/>
    <w:p w14:paraId="619FDD1E" w14:textId="77777777" w:rsidR="002E7993" w:rsidRDefault="002E7993" w:rsidP="00205120"/>
    <w:p w14:paraId="023C27BD" w14:textId="415B5B0A" w:rsidR="00EE1927" w:rsidRPr="001367A6" w:rsidRDefault="007354E5" w:rsidP="00205120">
      <w:pPr>
        <w:pStyle w:val="Titolo1"/>
      </w:pPr>
      <w:r w:rsidRPr="001367A6">
        <w:lastRenderedPageBreak/>
        <w:t>Introduction</w:t>
      </w:r>
    </w:p>
    <w:p w14:paraId="130B861F" w14:textId="3F47420E" w:rsidR="006D789F" w:rsidRDefault="006D789F" w:rsidP="006D789F">
      <w:r>
        <w:t>Lesion network mapping (LNM) is a popular method for assessing brain disconnection following focal lesions by embedding the patient's lesion into a</w:t>
      </w:r>
      <w:r w:rsidR="00AB0925">
        <w:t xml:space="preserve"> large</w:t>
      </w:r>
      <w:r>
        <w:t xml:space="preserve"> normative functional connectome derived from healthy individuals.</w:t>
      </w:r>
      <w:r>
        <w:fldChar w:fldCharType="begin"/>
      </w:r>
      <w:r>
        <w:instrText xml:space="preserve"> ADDIN ZOTERO_ITEM CSL_CITATION {"citationID":"jVngDVlA","properties":{"unsorted":false,"formattedCitation":"\\super 1\\nosupersub{}","plainCitation":"1","noteIndex":0},"citationItems":[{"id":350,"uris":["http://zotero.org/users/5757768/items/ZZUXNFHP"],"itemData":{"id":350,"type":"article-journal","container-title":"Brain","DOI":"10.1093/brain/awv228","ISSN":"0006-8950, 1460-2156","issue":"10","journalAbbreviation":"Brain","language":"en","page":"3061-3075","source":"DOI.org (Crossref)","title":"Network localization of neurological symptoms from focal brain lesions","volume":"138","author":[{"family":"Boes","given":"Aaron D."},{"family":"Prasad","given":"Sashank"},{"family":"Liu","given":"Hesheng"},{"family":"Liu","given":"Qi"},{"family":"Pascual-Leone","given":"Alvaro"},{"family":"Caviness","given":"Verne S."},{"family":"Fox","given":"Michael D."}],"issued":{"date-parts":[["2015",10]]}}}],"schema":"https://github.com/citation-style-language/schema/raw/master/csl-citation.json"} </w:instrText>
      </w:r>
      <w:r>
        <w:fldChar w:fldCharType="separate"/>
      </w:r>
      <w:r w:rsidRPr="00265284">
        <w:rPr>
          <w:rFonts w:cs="Times New Roman"/>
          <w:vertAlign w:val="superscript"/>
        </w:rPr>
        <w:t>1</w:t>
      </w:r>
      <w:r>
        <w:fldChar w:fldCharType="end"/>
      </w:r>
      <w:r w:rsidRPr="00302006">
        <w:rPr>
          <w:lang w:val="en-GB"/>
        </w:rPr>
        <w:t xml:space="preserve"> </w:t>
      </w:r>
      <w:r>
        <w:t>Brain regions that show functional connectivity (FC) with the lesioned site in the normative population are interpreted as potentially disconnected in the patient, thus providing an indirect estimate of lesion-related network disruption without requiring subject-specific functional MRI data.</w:t>
      </w:r>
      <w:r>
        <w:fldChar w:fldCharType="begin"/>
      </w:r>
      <w:r>
        <w:instrText xml:space="preserve"> ADDIN ZOTERO_ITEM CSL_CITATION {"citationID":"n7ziJ9yy","properties":{"unsorted":false,"formattedCitation":"\\super 1\\uc0\\u8211{}3\\nosupersub{}","plainCitation":"1–3","noteIndex":0},"citationItems":[{"id":350,"uris":["http://zotero.org/users/5757768/items/ZZUXNFHP"],"itemData":{"id":350,"type":"article-journal","container-title":"Brain","DOI":"10.1093/brain/awv228","ISSN":"0006-8950, 1460-2156","issue":"10","journalAbbreviation":"Brain","language":"en","page":"3061-3075","source":"DOI.org (Crossref)","title":"Network localization of neurological symptoms from focal brain lesions","volume":"138","author":[{"family":"Boes","given":"Aaron D."},{"family":"Prasad","given":"Sashank"},{"family":"Liu","given":"Hesheng"},{"family":"Liu","given":"Qi"},{"family":"Pascual-Leone","given":"Alvaro"},{"family":"Caviness","given":"Verne S."},{"family":"Fox","given":"Michael D."}],"issued":{"date-parts":[["2015",10]]}}},{"id":353,"uris":["http://zotero.org/users/5757768/items/SKMAKJ52"],"itemData":{"id":353,"type":"article-journal","abstract":"Abstract\n            See McKay and Furl (doi: 10.1093/aww323) for a scientific commentary on this article.\n            Focal brain injury can sometimes lead to bizarre symptoms, such as the delusion that a family member has been replaced by an imposter (Capgras syndrome). How a single brain lesion could cause such a complex disorder is unclear, leading many to speculate that concurrent delirium, psychiatric disease, dementia, or a second lesion is required. Here we instead propose that Capgras and other delusional misidentification syndromes arise from single lesions at unique locations within the human brain connectome. This hypothesis is motivated by evidence that symptoms emerge from sites functionally connected to a lesion location, not just the lesion location itself. First, 17 cases of lesion-induced delusional misidentifications were identified and lesion locations were mapped to a common brain atlas. Second, lesion network mapping was used to identify brain regions functionally connected to the lesion locations. Third, regions involved in familiarity perception and belief evaluation, two processes thought to be abnormal in delusional misidentifications, were identified using meta-analyses of previous functional magnetic resonance imaging studies. We found that all 17 lesion locations were functionally connected to the left retrosplenial cortex, the region most activated in functional magnetic resonance imaging studies of familiarity. Similarly, 16 of 17 lesion locations were functionally connected to the right frontal cortex, the region most activated in functional magnetic resonance imaging studies of expectation violation, a component of belief evaluation. This connectivity pattern was highly specific for delusional misidentifications compared to four other lesion-induced neurological syndromes (P &amp;lt; 0.0001). Finally, 15 lesions causing other types of delusions were connected to expectation violation (P &amp;lt; 0.0001) but not familiarity regions, demonstrating specificity for delusion content. Our results provide potential neuroanatomical correlates for impaired familiarity perception and belief evaluation in patients with delusional misidentifications. More generally, we demonstrate a mechanism by which a single lesion can cause a complex neuropsychiatric syndrome based on that lesion's unique pattern of functional connectivity, without the need for pre-existing or hidden pathology.","container-title":"Brain","DOI":"10.1093/brain/aww288","ISSN":"0006-8950, 1460-2156","issue":"2","language":"en","license":"https://academic.oup.com/journals/pages/open_access/funder_policies/chorus/standard_publication_model","page":"497-507","source":"DOI.org (Crossref)","title":"Finding the imposter: brain connectivity of lesions causing delusional misidentifications","title-short":"Finding the imposter","volume":"140","author":[{"family":"Darby","given":"R Ryan"},{"family":"Laganiere","given":"Simon"},{"family":"Pascual-Leone","given":"Alvaro"},{"family":"Prasad","given":"Sashank"},{"family":"Fox","given":"Michael D"}],"issued":{"date-parts":[["2017",2,1]]}}},{"id":312,"uris":["http://zotero.org/users/5757768/items/HYFAJ2IZ"],"itemData":{"id":312,"type":"article-journal","container-title":"New England Journal of Medicine","DOI":"10.1056/NEJMra1706158","ISSN":"0028-4793, 1533-4406","issue":"23","journalAbbreviation":"N Engl J Med","language":"en","page":"2237-2245","source":"DOI.org (Crossref)","title":"Mapping Symptoms to Brain Networks with the Human Connectome","volume":"379","author":[{"family":"Fox","given":"Michael D."}],"issued":{"date-parts":[["2018",12,6]]}}}],"schema":"https://github.com/citation-style-language/schema/raw/master/csl-citation.json"} </w:instrText>
      </w:r>
      <w:r>
        <w:fldChar w:fldCharType="separate"/>
      </w:r>
      <w:r w:rsidRPr="0011395A">
        <w:rPr>
          <w:rFonts w:cs="Times New Roman"/>
          <w:vertAlign w:val="superscript"/>
        </w:rPr>
        <w:t>1–3</w:t>
      </w:r>
      <w:r>
        <w:fldChar w:fldCharType="end"/>
      </w:r>
      <w:r>
        <w:t xml:space="preserve"> </w:t>
      </w:r>
      <w:r>
        <w:rPr>
          <w:lang w:val="en-GB"/>
        </w:rPr>
        <w:t xml:space="preserve"> </w:t>
      </w:r>
      <w:r>
        <w:t>A related approach has been extended to neurodegenerative disorders through atrophy network (AN) mapping,</w:t>
      </w:r>
      <w:r>
        <w:fldChar w:fldCharType="begin"/>
      </w:r>
      <w:r>
        <w:instrText xml:space="preserve"> ADDIN ZOTERO_ITEM CSL_CITATION {"citationID":"j3mv2ZhP","properties":{"unsorted":false,"formattedCitation":"\\super 4\\nosupersub{}","plainCitation":"4","noteIndex":0},"citationItems":[{"id":306,"uris":["http://zotero.org/users/5757768/items/5PH5N9A9"],"itemData":{"id":306,"type":"article-journal","abstract":"Abstract\n            There is both clinical and neuroanatomical variability at the single-subject level in Alzheimer’s disease, complicating our understanding of brain-behaviour relationships and making it challenging to develop neuroimaging biomarkers to track disease severity, progression, and response to treatment. Prior work has shown that both group-level atrophy in clinical dementia syndromes and complex neurological symptoms in patients with focal brain lesions localize to brain networks. Here, we use a new technique termed ‘atrophy network mapping’ to test the hypothesis that single-subject atrophy maps in patients with a clinical diagnosis of Alzheimer’s disease will also localize to syndrome-specific and symptom-specific brain networks. First, we defined single-subject atrophy maps by comparing cortical thickness in each Alzheimer’s disease patient versus a group of age-matched, cognitively normal subjects across two independent datasets (total Alzheimer’s disease patients = 330). No more than 42% of Alzheimer’s disease patients had atrophy at any given location across these datasets. Next, we determined the network of brain regions functionally connected to each Alzheimer’s disease patient’s location of atrophy using seed-based functional connectivity in a large (n = 1000) normative connectome. Despite the heterogeneity of atrophied regions at the single-subject level, we found that 100% of patients with a clinical diagnosis of Alzheimer’s disease had atrophy functionally connected to the same brain regions in the mesial temporal lobe, precuneus cortex, and angular gyrus. Results were specific versus control subjects and replicated across two independent datasets. Finally, we used atrophy network mapping to define symptom-specific networks for impaired memory and delusions, finding that our results matched symptom networks derived from patients with focal brain lesions. Our study supports atrophy network mapping as a method to localize clinical, cognitive, and neuropsychiatric symptoms to brain networks, providing insight into brain-behaviour relationships in patients with dementia.","container-title":"Brain","DOI":"10.1093/brain/awaa058","ISSN":"0006-8950, 1460-2156","issue":"4","language":"en","license":"https://academic.oup.com/journals/pages/open_access/funder_policies/chorus/standard_publication_model","page":"1249-1260","source":"DOI.org (Crossref)","title":"Network localization of clinical, cognitive, and neuropsychiatric symptoms in Alzheimer’s disease","volume":"143","author":[{"family":"Tetreault","given":"Aaron M"},{"family":"Phan","given":"Tony"},{"family":"Orlando","given":"Dana"},{"family":"Lyu","given":"Ilwoo"},{"family":"Kang","given":"Hakmook"},{"family":"Landman","given":"Bennett"},{"family":"Darby","given":"R Ryan"},{"literal":"on behalf of Alzheimer’s Disease Neuroimaging Initiative"}],"issued":{"date-parts":[["2020",4,1]]}}}],"schema":"https://github.com/citation-style-language/schema/raw/master/csl-citation.json"} </w:instrText>
      </w:r>
      <w:r>
        <w:fldChar w:fldCharType="separate"/>
      </w:r>
      <w:r w:rsidRPr="0011395A">
        <w:rPr>
          <w:rFonts w:cs="Times New Roman"/>
          <w:vertAlign w:val="superscript"/>
        </w:rPr>
        <w:t>4</w:t>
      </w:r>
      <w:r>
        <w:fldChar w:fldCharType="end"/>
      </w:r>
      <w:r>
        <w:t xml:space="preserve"> in which subject-specific patterns of cortical atrophy derived from structural imaging are projected onto a normative functional reference to infer the associated network disruption. </w:t>
      </w:r>
    </w:p>
    <w:p w14:paraId="6FAC0A83" w14:textId="1CB6D893" w:rsidR="0060730C" w:rsidRDefault="006B7496" w:rsidP="006D789F">
      <w:pPr>
        <w:rPr>
          <w:highlight w:val="yellow"/>
          <w:lang w:val="en-GB"/>
        </w:rPr>
      </w:pPr>
      <w:r>
        <w:t xml:space="preserve">Over the last decade, </w:t>
      </w:r>
      <w:r w:rsidR="00AB0925">
        <w:t>LNM/</w:t>
      </w:r>
      <w:r>
        <w:t>AN mapping has gained popularity as a methodology proposed to account</w:t>
      </w:r>
      <w:r w:rsidR="00472F62">
        <w:t xml:space="preserve"> </w:t>
      </w:r>
      <w:r w:rsidR="00A071EC">
        <w:t>for single-subject</w:t>
      </w:r>
      <w:r w:rsidR="00A071EC">
        <w:rPr>
          <w:rStyle w:val="citation-401"/>
        </w:rPr>
        <w:t xml:space="preserve"> neuroanatomical variability by defining structural neuroimaging biomarkers at the network level rather than locally across neurodegenerative disorders</w:t>
      </w:r>
      <w:r w:rsidR="00343758">
        <w:rPr>
          <w:rStyle w:val="citation-401"/>
        </w:rPr>
        <w:t>.</w:t>
      </w:r>
      <w:r w:rsidR="00F6475F">
        <w:rPr>
          <w:rStyle w:val="citation-401"/>
        </w:rPr>
        <w:fldChar w:fldCharType="begin"/>
      </w:r>
      <w:r w:rsidR="00F6475F">
        <w:rPr>
          <w:rStyle w:val="citation-401"/>
        </w:rPr>
        <w:instrText xml:space="preserve"> ADDIN ZOTERO_ITEM CSL_CITATION {"citationID":"AFGQEJTc","properties":{"unsorted":false,"formattedCitation":"\\super 4\\nosupersub{}","plainCitation":"4","noteIndex":0},"citationItems":[{"id":306,"uris":["http://zotero.org/users/5757768/items/5PH5N9A9"],"itemData":{"id":306,"type":"article-journal","abstract":"Abstract\n            There is both clinical and neuroanatomical variability at the single-subject level in Alzheimer’s disease, complicating our understanding of brain-behaviour relationships and making it challenging to develop neuroimaging biomarkers to track disease severity, progression, and response to treatment. Prior work has shown that both group-level atrophy in clinical dementia syndromes and complex neurological symptoms in patients with focal brain lesions localize to brain networks. Here, we use a new technique termed ‘atrophy network mapping’ to test the hypothesis that single-subject atrophy maps in patients with a clinical diagnosis of Alzheimer’s disease will also localize to syndrome-specific and symptom-specific brain networks. First, we defined single-subject atrophy maps by comparing cortical thickness in each Alzheimer’s disease patient versus a group of age-matched, cognitively normal subjects across two independent datasets (total Alzheimer’s disease patients = 330). No more than 42% of Alzheimer’s disease patients had atrophy at any given location across these datasets. Next, we determined the network of brain regions functionally connected to each Alzheimer’s disease patient’s location of atrophy using seed-based functional connectivity in a large (n = 1000) normative connectome. Despite the heterogeneity of atrophied regions at the single-subject level, we found that 100% of patients with a clinical diagnosis of Alzheimer’s disease had atrophy functionally connected to the same brain regions in the mesial temporal lobe, precuneus cortex, and angular gyrus. Results were specific versus control subjects and replicated across two independent datasets. Finally, we used atrophy network mapping to define symptom-specific networks for impaired memory and delusions, finding that our results matched symptom networks derived from patients with focal brain lesions. Our study supports atrophy network mapping as a method to localize clinical, cognitive, and neuropsychiatric symptoms to brain networks, providing insight into brain-behaviour relationships in patients with dementia.","container-title":"Brain","DOI":"10.1093/brain/awaa058","ISSN":"0006-8950, 1460-2156","issue":"4","language":"en","license":"https://academic.oup.com/journals/pages/open_access/funder_policies/chorus/standard_publication_model","page":"1249-1260","source":"DOI.org (Crossref)","title":"Network localization of clinical, cognitive, and neuropsychiatric symptoms in Alzheimer’s disease","volume":"143","author":[{"family":"Tetreault","given":"Aaron M"},{"family":"Phan","given":"Tony"},{"family":"Orlando","given":"Dana"},{"family":"Lyu","given":"Ilwoo"},{"family":"Kang","given":"Hakmook"},{"family":"Landman","given":"Bennett"},{"family":"Darby","given":"R Ryan"},{"literal":"on behalf of Alzheimer’s Disease Neuroimaging Initiative"}],"issued":{"date-parts":[["2020",4,1]]}}}],"schema":"https://github.com/citation-style-language/schema/raw/master/csl-citation.json"} </w:instrText>
      </w:r>
      <w:r w:rsidR="00F6475F">
        <w:rPr>
          <w:rStyle w:val="citation-401"/>
        </w:rPr>
        <w:fldChar w:fldCharType="separate"/>
      </w:r>
      <w:r w:rsidR="00F6475F" w:rsidRPr="00824759">
        <w:rPr>
          <w:rFonts w:cs="Times New Roman"/>
          <w:vertAlign w:val="superscript"/>
        </w:rPr>
        <w:t>4</w:t>
      </w:r>
      <w:r w:rsidR="00F6475F">
        <w:rPr>
          <w:rStyle w:val="citation-401"/>
        </w:rPr>
        <w:fldChar w:fldCharType="end"/>
      </w:r>
      <w:r>
        <w:t xml:space="preserve"> </w:t>
      </w:r>
      <w:r w:rsidR="00AB0925">
        <w:t>Through this approach</w:t>
      </w:r>
      <w:r>
        <w:t xml:space="preserve">, heterogeneous individual atrophy locations </w:t>
      </w:r>
      <w:r w:rsidR="002002C9">
        <w:t>in Alzheimer’s disease (AD) and frontotemporal dementia (FTD)</w:t>
      </w:r>
      <w:r w:rsidR="001A7386">
        <w:t xml:space="preserve">, such as </w:t>
      </w:r>
      <w:r w:rsidR="00C70416">
        <w:t>corticobasal syndrome (CBS) from progressive supranuclear palsy (PSP),</w:t>
      </w:r>
      <w:r w:rsidR="002002C9">
        <w:t xml:space="preserve"> </w:t>
      </w:r>
      <w:r>
        <w:t xml:space="preserve">are reported to consistently converge onto </w:t>
      </w:r>
      <w:r w:rsidR="00AB0925">
        <w:t>common</w:t>
      </w:r>
      <w:r>
        <w:t xml:space="preserve"> syndrome- and symptom-specific brain networks.</w:t>
      </w:r>
      <w:r w:rsidR="00053E44">
        <w:fldChar w:fldCharType="begin"/>
      </w:r>
      <w:r w:rsidR="00053E44">
        <w:instrText xml:space="preserve"> ADDIN ZOTERO_ITEM CSL_CITATION {"citationID":"eAzMDmj5","properties":{"unsorted":false,"formattedCitation":"\\super 4\\uc0\\u8211{}9\\nosupersub{}","plainCitation":"4–9","noteIndex":0},"citationItems":[{"id":306,"uris":["http://zotero.org/users/5757768/items/5PH5N9A9"],"itemData":{"id":306,"type":"article-journal","abstract":"Abstract\n            There is both clinical and neuroanatomical variability at the single-subject level in Alzheimer’s disease, complicating our understanding of brain-behaviour relationships and making it challenging to develop neuroimaging biomarkers to track disease severity, progression, and response to treatment. Prior work has shown that both group-level atrophy in clinical dementia syndromes and complex neurological symptoms in patients with focal brain lesions localize to brain networks. Here, we use a new technique termed ‘atrophy network mapping’ to test the hypothesis that single-subject atrophy maps in patients with a clinical diagnosis of Alzheimer’s disease will also localize to syndrome-specific and symptom-specific brain networks. First, we defined single-subject atrophy maps by comparing cortical thickness in each Alzheimer’s disease patient versus a group of age-matched, cognitively normal subjects across two independent datasets (total Alzheimer’s disease patients = 330). No more than 42% of Alzheimer’s disease patients had atrophy at any given location across these datasets. Next, we determined the network of brain regions functionally connected to each Alzheimer’s disease patient’s location of atrophy using seed-based functional connectivity in a large (n = 1000) normative connectome. Despite the heterogeneity of atrophied regions at the single-subject level, we found that 100% of patients with a clinical diagnosis of Alzheimer’s disease had atrophy functionally connected to the same brain regions in the mesial temporal lobe, precuneus cortex, and angular gyrus. Results were specific versus control subjects and replicated across two independent datasets. Finally, we used atrophy network mapping to define symptom-specific networks for impaired memory and delusions, finding that our results matched symptom networks derived from patients with focal brain lesions. Our study supports atrophy network mapping as a method to localize clinical, cognitive, and neuropsychiatric symptoms to brain networks, providing insight into brain-behaviour relationships in patients with dementia.","container-title":"Brain","DOI":"10.1093/brain/awaa058","ISSN":"0006-8950, 1460-2156","issue":"4","language":"en","license":"https://academic.oup.com/journals/pages/open_access/funder_policies/chorus/standard_publication_model","page":"1249-1260","source":"DOI.org (Crossref)","title":"Network localization of clinical, cognitive, and neuropsychiatric symptoms in Alzheimer’s disease","volume":"143","author":[{"family":"Tetreault","given":"Aaron M"},{"family":"Phan","given":"Tony"},{"family":"Orlando","given":"Dana"},{"family":"Lyu","given":"Ilwoo"},{"family":"Kang","given":"Hakmook"},{"family":"Landman","given":"Bennett"},{"family":"Darby","given":"R Ryan"},{"literal":"on behalf of Alzheimer’s Disease Neuroimaging Initiative"}],"issued":{"date-parts":[["2020",4,1]]}}},{"id":323,"uris":["http://zotero.org/users/5757768/items/5DV8RSNK"],"itemData":{"id":323,"type":"article-journal","abstract":"Objective\n              Perirolandic atrophy occurs in corticobasal syndrome (CBS) but is not specific versus progressive supranuclear palsy (PSP). There is heterogeneity in the locations of atrophy outside the perirolandic cortex and it remains unknown why atrophy in different locations would cause the same CBS‐specific symptoms. In prior work, we used a wiring diagram of the brain called the human connectome to localize lesion‐induced disorders to symptom‐specific brain networks. Here, we use a similar technique termed “atrophy network mapping” to localize single‐subject atrophy maps to symptom‐specific brain networks.\n            \n            \n              Methods\n              Single‐subject atrophy maps were generated by comparing cortical thickness in patients with CBS versus controls. Next, we performed seed‐based functional connectivity using a large normative connectome to determine brain regions functionally connected to each patient's atrophied locations.\n            \n            \n              Results\n              Patients with CBS had perirolandic atrophy versus controls at the group level, but locations of atrophy in CBS were heterogeneous outside of the perirolandic cortex at the single‐subject level (mean spatial correlation = 0.04). In contrast, atrophy occurred in locations functionally connected to the perirolandic cortex in all patients with CBS (spatial correlation = 0.66). Compared with PSP, patients with CBS had atrophy connected to a network of higher‐order sensorimotor regions beyond perirolandic cortex, matching a CBS atrophy network from a recent meta‐analysis. Finally, atrophy network mapping identified a symptom‐specific network for alien limb, matching a lesion‐induced alien limb network and a network associated with agency in healthy subjects.\n            \n            \n              Interpretation\n              We identified a syndrome‐specific network for CBS and symptom‐specific network for alien limb using single‐subject atrophy maps and the human connectome. ANN NEUROL 2020;88:1118–1131","container-title":"Annals of Neurology","DOI":"10.1002/ana.25901","ISSN":"0364-5134, 1531-8249","issue":"6","journalAbbreviation":"Annals of Neurology","language":"en","page":"1118-1131","source":"DOI.org (Crossref)","title":"Network Localization of Alien Limb in Patients with Corticobasal Syndrome","volume":"88","author":[{"family":"Tetreault","given":"Aaron M."},{"family":"Phan","given":"Tony"},{"family":"Petersen","given":"Kalen J."},{"family":"Claassen","given":"Daniel O."},{"family":"Neth","given":"Byran J."},{"family":"Graff‐Radford","given":"Jonathan"},{"family":"Albrecht","given":"Franziska"},{"family":"Fliessbach","given":"Klaus"},{"family":"Schneider","given":"Anja"},{"family":"Synofzik","given":"Matthis"},{"family":"Diehl‐Schmid","given":"Janine"},{"family":"Otto","given":"Markus"},{"family":"Schroeter","given":"Matthias L."},{"family":"Darby","given":"Richard Ryan"},{"literal":"for the 4 Repeat Tau Neuroimaging Initiative"}],"issued":{"date-parts":[["2020",12]]}}},{"id":322,"uris":["http://zotero.org/users/5757768/items/EZYUAKGB"],"itemData":{"id":322,"type":"article-journal","abstract":"Background and Objectives Frontotemporal lobar degeneration (FTLD) includes diﬀerent clinical syndromes with distinct patterns of symptoms and neuroanatomical locations of neurodegeneration. However, FTLD is clinically heterogeneous (with overlapping symptoms across several domains) and neuroanatomically heterogeneous (with brain atrophy in diﬀerent locations in diﬀerent patients). Traditional methods struggle to fully account for this heterogeneity. In this study, we use a relatively new neuroimaging approach, atrophy network mapping, to localize clinical symptoms in patients with FTLD to speciﬁc brain networks transdiagnostically.","container-title":"Neurology","DOI":"10.1212/WNL.0000000000210108","ISSN":"0028-3878, 1526-632X","issue":"12","journalAbbreviation":"Neurology","language":"en","page":"e210108","source":"DOI.org (Crossref)","title":"Transdiagnostic Network Localization of Social, Language, and Motor Symptoms in Patients With Frontotemporal Lobar Degeneration","volume":"103","author":[{"family":"Phan","given":"Tony X."},{"family":"Mullins","given":"W. Andrew"},{"family":"Tetreault","given":"Aaron M."},{"family":"Shibata","given":"Kiiya"},{"family":"Lee","given":"Jayden L."},{"family":"Hett","given":"Kilian"},{"family":"Considine","given":"Ciaran M."},{"family":"Darby","given":"R. Ryan"},{"literal":"for the Frontotemporal Lobar Degeneration Neuroimaging Initiative, for the 4-Repeat Tauopathy Neuroimaging Initiative"}],"issued":{"date-parts":[["2024",12,24]]}}},{"id":311,"uris":["http://zotero.org/users/5757768/items/EBHES4FA"],"itemData":{"id":311,"type":"article-journal","abstract":"Abstract\n            Frontotemporal dementia (FTD) is a disease of high heterogeneity, apathy and disinhibition present in all subtypes of FTD and imposes a significant burden on families/society. Traditional neuroimaging analysis has limitations in elucidating the network localization due to individual clinical and neuroanatomical variability.\n            The study aims to identify the atrophy network map associated with different FTD clinical subtypes and determine the specific localization of the network for apathy and disinhibition.\n            Eighty FTD patients [45 behavioural variant FTD (bvFTD) and 35 semantic variant progressive primary aphasia (svPPA)] and 58 healthy controls at Xuanwu Hospital were enrolled as Dataset 1; 112 FTD patients including 50 bvFTD, 32 svPPA and 30 non-fluent variant PPA (nfvPPA) cases, and 110 healthy controls from the Frontotemporal Lobar Degeneration Neuroimaging Initiative (FTLDNI) dataset were included as Dataset 2. Initially, single-subject atrophy maps were defined by comparing cortical thickness in each FTD patient versus healthy controls. Next, the network of brain regions functionally connected to each FTD patient’s location of atrophy was determined using seed-based functional connectivity in a large (n = 1000) normative connectome.\n            Finally, we used atrophy network mapping to define clinical subtype-specific network (45 bvFTD, 35 svPPA and 58 healthy controls in Dataset 1; 50 bvFTD, 32 svPPA, 30 nfvPPA and 110 healthy controls in Dataset 2) and symptom-specific networks [combined Datasets 1 and 2, apathy without depression versus non-apathy without depression (80:26), disinhibition versus non-disinhibition (88:68)]. We compare the result with matched symptom networks derived from patients with focal brain lesions or conjunction analysis.\n            Through the analysis of two datasets, we identified heterogeneity in atrophy patterns among FTD patients. However, these atrophy patterns are connected to a common brain network. The primary regions affected by atrophy in FTD included the frontal and temporal lobes, particularly the anterior temporal lobe. bvFTD connects to frontal and temporal cortical areas, svPPA mainly impacts the anterior temporal region and nfvPPA targets the inferior frontal gyrus and precentral cortex regions. The apathy-specific network was localized in the orbital frontal cortex and ventral striatum, while the disinhibition-specific network was localized in the bilateral orbital frontal gyrus and right temporal lobe. Apathy and disinhibition atrophy networks resemble known motivational and criminal lesion networks, respectively. A significant correlation was found between the apathy/disinhibition scores and functional connectivity between atrophy maps and the peak of the networks.\n            This study localizes the common network of clinical subtypes and main symptoms in FTD, guiding future FTD neuromodulation interventions.","container-title":"Brain","DOI":"10.1093/brain/awae067","ISSN":"0006-8950, 1460-2156","issue":"9","language":"en","license":"https://creativecommons.org/licenses/by-nc/4.0/","page":"3048-3058","source":"DOI.org (Crossref)","title":"Atrophy network mapping of clinical subtypes and main symptoms in frontotemporal dementia","volume":"147","author":[{"family":"Chu","given":"Min"},{"family":"Jiang","given":"Deming"},{"family":"Li","given":"Dan"},{"family":"Yan","given":"Shaozhen"},{"family":"Liu","given":"Li"},{"family":"Nan","given":"Haitian"},{"family":"Wang","given":"Yingtao"},{"family":"Wang","given":"Yihao"},{"family":"Yue","given":"Ailing"},{"family":"Ren","given":"Liankun"},{"family":"Chen","given":"Kewei"},{"family":"Rosa-Neto","given":"Pedro"},{"family":"Lu","given":"Jie"},{"family":"Wu","given":"Liyong"}],"issued":{"date-parts":[["2024",9,3]]}}},{"id":297,"uris":["http://zotero.org/users/5757768/items/AX9YWM3W"],"itemData":{"id":297,"type":"article-journal","abstract":"Background: Anxiety is prevalent among cognitively unimpaired older adults and is associated with accelerated amyloid-β-related cognitive decline and incident cognitive impairment. Investigating these mechanisms is challenging due to low pathologic burden, high individual variability, and subsyndromal level of symptoms. Recently, brain networks involved in AD were successfully localized by mapping the brain connectivity of atrophy patterns associated with memory impairment and delusions. In this study, we investigated anxiety symptoms in older adults with elevated amyloid-β using the novel method of atrophy network mapping.","container-title":"Alzheimer's &amp; Dementia","DOI":"10.1002/alz.091060","ISSN":"1552-5260, 1552-5279","issue":"S3","journalAbbreviation":"Alzheimer's &amp;amp; Dementia","language":"en","page":"e091060","source":"DOI.org (Crossref)","title":"Atrophy Network Mapping of Anxiety in Cognitively Unimpaired Older Adults in Preclinical AD","volume":"20","author":[{"family":"Lee","given":"Soyoung"},{"family":"Palm","given":"Stephan T"},{"family":"Drew","given":"William J"},{"family":"Zide","given":"Benjamin S"},{"family":"Donovan","given":"Nancy"},{"family":"Fox","given":"Michael D"},{"family":"Siddiqi","given":"Shan"}],"issued":{"date-parts":[["2024",12]]}}},{"id":299,"uris":["http://zotero.org/users/5757768/items/HDCBTKCB"],"itemData":{"id":299,"type":"article-journal","abstract":"Fibrillar tau gradually progresses in the brain during the course of Alzheimer’s disease (AD). However, the contribution of tau accumulation in a given brain region to decline in different cognitive domains and thus phenotypic heterogeneity in AD remains unclear. Here, we leveraged the functional connectome to link the locality of tau accumulation to domain-specific cognitive impairment.","container-title":"NeuroImage: Clinical","DOI":"10.1016/j.nicl.2024.103699","ISSN":"22131582","journalAbbreviation":"NeuroImage: Clinical","language":"en","page":"103699","source":"DOI.org (Crossref)","title":"Tau-network mapping of domain-specific cognitive impairment in Alzheimer’s disease","volume":"44","author":[{"family":"Luan","given":"Ying"},{"family":"Rubinski","given":"Anna"},{"family":"Biel","given":"Davina"},{"family":"Otero Svaldi","given":"Diana"},{"family":"Alonzo Higgins","given":"Ixavier"},{"family":"Shcherbinin","given":"Sergey"},{"family":"Pontecorvo","given":"Michael"},{"family":"Franzmeier","given":"Nicolai"},{"family":"Ewers","given":"Michael"}],"issued":{"date-parts":[["2024"]]}}}],"schema":"https://github.com/citation-style-language/schema/raw/master/csl-citation.json"} </w:instrText>
      </w:r>
      <w:r w:rsidR="00053E44">
        <w:fldChar w:fldCharType="separate"/>
      </w:r>
      <w:r w:rsidR="00053E44" w:rsidRPr="00053E44">
        <w:rPr>
          <w:rFonts w:cs="Times New Roman"/>
          <w:vertAlign w:val="superscript"/>
        </w:rPr>
        <w:t>4–9</w:t>
      </w:r>
      <w:r w:rsidR="00053E44">
        <w:fldChar w:fldCharType="end"/>
      </w:r>
      <w:r w:rsidR="00053E44">
        <w:t xml:space="preserve"> </w:t>
      </w:r>
      <w:r w:rsidR="00AB0925">
        <w:t>The corresponding</w:t>
      </w:r>
      <w:r w:rsidR="00B82A8A">
        <w:t xml:space="preserve"> </w:t>
      </w:r>
      <w:r>
        <w:t xml:space="preserve">FC </w:t>
      </w:r>
      <w:r w:rsidR="00AB0925">
        <w:t xml:space="preserve">pattern </w:t>
      </w:r>
      <w:r>
        <w:t>has been found to correlate with the quantitative severity of specific cognitive and neuropsychiatric symptoms, such as memory deficits</w:t>
      </w:r>
      <w:r w:rsidR="00247F82">
        <w:t>,</w:t>
      </w:r>
      <w:r w:rsidR="00247F82">
        <w:fldChar w:fldCharType="begin"/>
      </w:r>
      <w:r w:rsidR="007853BF">
        <w:instrText xml:space="preserve"> ADDIN ZOTERO_ITEM CSL_CITATION {"citationID":"rWN1BjNe","properties":{"unsorted":false,"formattedCitation":"\\super 4\\nosupersub{}","plainCitation":"4","noteIndex":0},"citationItems":[{"id":306,"uris":["http://zotero.org/users/5757768/items/5PH5N9A9"],"itemData":{"id":306,"type":"article-journal","abstract":"Abstract\n            There is both clinical and neuroanatomical variability at the single-subject level in Alzheimer’s disease, complicating our understanding of brain-behaviour relationships and making it challenging to develop neuroimaging biomarkers to track disease severity, progression, and response to treatment. Prior work has shown that both group-level atrophy in clinical dementia syndromes and complex neurological symptoms in patients with focal brain lesions localize to brain networks. Here, we use a new technique termed ‘atrophy network mapping’ to test the hypothesis that single-subject atrophy maps in patients with a clinical diagnosis of Alzheimer’s disease will also localize to syndrome-specific and symptom-specific brain networks. First, we defined single-subject atrophy maps by comparing cortical thickness in each Alzheimer’s disease patient versus a group of age-matched, cognitively normal subjects across two independent datasets (total Alzheimer’s disease patients = 330). No more than 42% of Alzheimer’s disease patients had atrophy at any given location across these datasets. Next, we determined the network of brain regions functionally connected to each Alzheimer’s disease patient’s location of atrophy using seed-based functional connectivity in a large (n = 1000) normative connectome. Despite the heterogeneity of atrophied regions at the single-subject level, we found that 100% of patients with a clinical diagnosis of Alzheimer’s disease had atrophy functionally connected to the same brain regions in the mesial temporal lobe, precuneus cortex, and angular gyrus. Results were specific versus control subjects and replicated across two independent datasets. Finally, we used atrophy network mapping to define symptom-specific networks for impaired memory and delusions, finding that our results matched symptom networks derived from patients with focal brain lesions. Our study supports atrophy network mapping as a method to localize clinical, cognitive, and neuropsychiatric symptoms to brain networks, providing insight into brain-behaviour relationships in patients with dementia.","container-title":"Brain","DOI":"10.1093/brain/awaa058","ISSN":"0006-8950, 1460-2156","issue":"4","language":"en","license":"https://academic.oup.com/journals/pages/open_access/funder_policies/chorus/standard_publication_model","page":"1249-1260","source":"DOI.org (Crossref)","title":"Network localization of clinical, cognitive, and neuropsychiatric symptoms in Alzheimer’s disease","volume":"143","author":[{"family":"Tetreault","given":"Aaron M"},{"family":"Phan","given":"Tony"},{"family":"Orlando","given":"Dana"},{"family":"Lyu","given":"Ilwoo"},{"family":"Kang","given":"Hakmook"},{"family":"Landman","given":"Bennett"},{"family":"Darby","given":"R Ryan"},{"literal":"on behalf of Alzheimer’s Disease Neuroimaging Initiative"}],"issued":{"date-parts":[["2020",4,1]]}}}],"schema":"https://github.com/citation-style-language/schema/raw/master/csl-citation.json"} </w:instrText>
      </w:r>
      <w:r w:rsidR="00247F82">
        <w:fldChar w:fldCharType="separate"/>
      </w:r>
      <w:r w:rsidR="007853BF" w:rsidRPr="007853BF">
        <w:rPr>
          <w:rFonts w:cs="Times New Roman"/>
          <w:vertAlign w:val="superscript"/>
        </w:rPr>
        <w:t>4</w:t>
      </w:r>
      <w:r w:rsidR="00247F82">
        <w:fldChar w:fldCharType="end"/>
      </w:r>
      <w:r>
        <w:t xml:space="preserve"> apathy and disinhibition,</w:t>
      </w:r>
      <w:r w:rsidR="007853BF">
        <w:fldChar w:fldCharType="begin"/>
      </w:r>
      <w:r w:rsidR="007853BF">
        <w:instrText xml:space="preserve"> ADDIN ZOTERO_ITEM CSL_CITATION {"citationID":"wJGbIpHZ","properties":{"unsorted":false,"formattedCitation":"\\super 6\\nosupersub{}","plainCitation":"6","noteIndex":0},"citationItems":[{"id":322,"uris":["http://zotero.org/users/5757768/items/EZYUAKGB"],"itemData":{"id":322,"type":"article-journal","abstract":"Background and Objectives Frontotemporal lobar degeneration (FTLD) includes diﬀerent clinical syndromes with distinct patterns of symptoms and neuroanatomical locations of neurodegeneration. However, FTLD is clinically heterogeneous (with overlapping symptoms across several domains) and neuroanatomically heterogeneous (with brain atrophy in diﬀerent locations in diﬀerent patients). Traditional methods struggle to fully account for this heterogeneity. In this study, we use a relatively new neuroimaging approach, atrophy network mapping, to localize clinical symptoms in patients with FTLD to speciﬁc brain networks transdiagnostically.","container-title":"Neurology","DOI":"10.1212/WNL.0000000000210108","ISSN":"0028-3878, 1526-632X","issue":"12","journalAbbreviation":"Neurology","language":"en","page":"e210108","source":"DOI.org (Crossref)","title":"Transdiagnostic Network Localization of Social, Language, and Motor Symptoms in Patients With Frontotemporal Lobar Degeneration","volume":"103","author":[{"family":"Phan","given":"Tony X."},{"family":"Mullins","given":"W. Andrew"},{"family":"Tetreault","given":"Aaron M."},{"family":"Shibata","given":"Kiiya"},{"family":"Lee","given":"Jayden L."},{"family":"Hett","given":"Kilian"},{"family":"Considine","given":"Ciaran M."},{"family":"Darby","given":"R. Ryan"},{"literal":"for the Frontotemporal Lobar Degeneration Neuroimaging Initiative, for the 4-Repeat Tauopathy Neuroimaging Initiative"}],"issued":{"date-parts":[["2024",12,24]]}}}],"schema":"https://github.com/citation-style-language/schema/raw/master/csl-citation.json"} </w:instrText>
      </w:r>
      <w:r w:rsidR="007853BF">
        <w:fldChar w:fldCharType="separate"/>
      </w:r>
      <w:r w:rsidR="007853BF" w:rsidRPr="007853BF">
        <w:rPr>
          <w:rFonts w:cs="Times New Roman"/>
          <w:vertAlign w:val="superscript"/>
        </w:rPr>
        <w:t>6</w:t>
      </w:r>
      <w:r w:rsidR="007853BF">
        <w:fldChar w:fldCharType="end"/>
      </w:r>
      <w:r>
        <w:t xml:space="preserve"> while appearing to differentiate the presence versus absence of clinical features such as delusions.</w:t>
      </w:r>
      <w:r w:rsidR="00753CE0">
        <w:fldChar w:fldCharType="begin"/>
      </w:r>
      <w:r w:rsidR="00753CE0">
        <w:instrText xml:space="preserve"> ADDIN ZOTERO_ITEM CSL_CITATION {"citationID":"OWR3V6bB","properties":{"unsorted":false,"formattedCitation":"\\super 4\\nosupersub{}","plainCitation":"4","noteIndex":0},"citationItems":[{"id":306,"uris":["http://zotero.org/users/5757768/items/5PH5N9A9"],"itemData":{"id":306,"type":"article-journal","abstract":"Abstract\n            There is both clinical and neuroanatomical variability at the single-subject level in Alzheimer’s disease, complicating our understanding of brain-behaviour relationships and making it challenging to develop neuroimaging biomarkers to track disease severity, progression, and response to treatment. Prior work has shown that both group-level atrophy in clinical dementia syndromes and complex neurological symptoms in patients with focal brain lesions localize to brain networks. Here, we use a new technique termed ‘atrophy network mapping’ to test the hypothesis that single-subject atrophy maps in patients with a clinical diagnosis of Alzheimer’s disease will also localize to syndrome-specific and symptom-specific brain networks. First, we defined single-subject atrophy maps by comparing cortical thickness in each Alzheimer’s disease patient versus a group of age-matched, cognitively normal subjects across two independent datasets (total Alzheimer’s disease patients = 330). No more than 42% of Alzheimer’s disease patients had atrophy at any given location across these datasets. Next, we determined the network of brain regions functionally connected to each Alzheimer’s disease patient’s location of atrophy using seed-based functional connectivity in a large (n = 1000) normative connectome. Despite the heterogeneity of atrophied regions at the single-subject level, we found that 100% of patients with a clinical diagnosis of Alzheimer’s disease had atrophy functionally connected to the same brain regions in the mesial temporal lobe, precuneus cortex, and angular gyrus. Results were specific versus control subjects and replicated across two independent datasets. Finally, we used atrophy network mapping to define symptom-specific networks for impaired memory and delusions, finding that our results matched symptom networks derived from patients with focal brain lesions. Our study supports atrophy network mapping as a method to localize clinical, cognitive, and neuropsychiatric symptoms to brain networks, providing insight into brain-behaviour relationships in patients with dementia.","container-title":"Brain","DOI":"10.1093/brain/awaa058","ISSN":"0006-8950, 1460-2156","issue":"4","language":"en","license":"https://academic.oup.com/journals/pages/open_access/funder_policies/chorus/standard_publication_model","page":"1249-1260","source":"DOI.org (Crossref)","title":"Network localization of clinical, cognitive, and neuropsychiatric symptoms in Alzheimer’s disease","volume":"143","author":[{"family":"Tetreault","given":"Aaron M"},{"family":"Phan","given":"Tony"},{"family":"Orlando","given":"Dana"},{"family":"Lyu","given":"Ilwoo"},{"family":"Kang","given":"Hakmook"},{"family":"Landman","given":"Bennett"},{"family":"Darby","given":"R Ryan"},{"literal":"on behalf of Alzheimer’s Disease Neuroimaging Initiative"}],"issued":{"date-parts":[["2020",4,1]]}}}],"schema":"https://github.com/citation-style-language/schema/raw/master/csl-citation.json"} </w:instrText>
      </w:r>
      <w:r w:rsidR="00753CE0">
        <w:fldChar w:fldCharType="separate"/>
      </w:r>
      <w:r w:rsidR="00753CE0" w:rsidRPr="001D5789">
        <w:rPr>
          <w:rFonts w:cs="Times New Roman"/>
          <w:vertAlign w:val="superscript"/>
        </w:rPr>
        <w:t>4</w:t>
      </w:r>
      <w:r w:rsidR="00753CE0">
        <w:fldChar w:fldCharType="end"/>
      </w:r>
      <w:r w:rsidR="00753CE0">
        <w:t xml:space="preserve"> </w:t>
      </w:r>
      <w:r w:rsidR="00C676FD">
        <w:t>Although current empirical applications remain cross-sectional, the framework has been hypothesized to provide a methodological foundation for tracking longitudinal disease progression over time.</w:t>
      </w:r>
      <w:r w:rsidR="00C676FD">
        <w:fldChar w:fldCharType="begin"/>
      </w:r>
      <w:r w:rsidR="00053E44">
        <w:instrText xml:space="preserve"> ADDIN ZOTERO_ITEM CSL_CITATION {"citationID":"d5n9Mbpg","properties":{"unsorted":false,"formattedCitation":"\\super 4,5\\nosupersub{}","plainCitation":"4,5","noteIndex":0},"citationItems":[{"id":306,"uris":["http://zotero.org/users/5757768/items/5PH5N9A9"],"itemData":{"id":306,"type":"article-journal","abstract":"Abstract\n            There is both clinical and neuroanatomical variability at the single-subject level in Alzheimer’s disease, complicating our understanding of brain-behaviour relationships and making it challenging to develop neuroimaging biomarkers to track disease severity, progression, and response to treatment. Prior work has shown that both group-level atrophy in clinical dementia syndromes and complex neurological symptoms in patients with focal brain lesions localize to brain networks. Here, we use a new technique termed ‘atrophy network mapping’ to test the hypothesis that single-subject atrophy maps in patients with a clinical diagnosis of Alzheimer’s disease will also localize to syndrome-specific and symptom-specific brain networks. First, we defined single-subject atrophy maps by comparing cortical thickness in each Alzheimer’s disease patient versus a group of age-matched, cognitively normal subjects across two independent datasets (total Alzheimer’s disease patients = 330). No more than 42% of Alzheimer’s disease patients had atrophy at any given location across these datasets. Next, we determined the network of brain regions functionally connected to each Alzheimer’s disease patient’s location of atrophy using seed-based functional connectivity in a large (n = 1000) normative connectome. Despite the heterogeneity of atrophied regions at the single-subject level, we found that 100% of patients with a clinical diagnosis of Alzheimer’s disease had atrophy functionally connected to the same brain regions in the mesial temporal lobe, precuneus cortex, and angular gyrus. Results were specific versus control subjects and replicated across two independent datasets. Finally, we used atrophy network mapping to define symptom-specific networks for impaired memory and delusions, finding that our results matched symptom networks derived from patients with focal brain lesions. Our study supports atrophy network mapping as a method to localize clinical, cognitive, and neuropsychiatric symptoms to brain networks, providing insight into brain-behaviour relationships in patients with dementia.","container-title":"Brain","DOI":"10.1093/brain/awaa058","ISSN":"0006-8950, 1460-2156","issue":"4","language":"en","license":"https://academic.oup.com/journals/pages/open_access/funder_policies/chorus/standard_publication_model","page":"1249-1260","source":"DOI.org (Crossref)","title":"Network localization of clinical, cognitive, and neuropsychiatric symptoms in Alzheimer’s disease","volume":"143","author":[{"family":"Tetreault","given":"Aaron M"},{"family":"Phan","given":"Tony"},{"family":"Orlando","given":"Dana"},{"family":"Lyu","given":"Ilwoo"},{"family":"Kang","given":"Hakmook"},{"family":"Landman","given":"Bennett"},{"family":"Darby","given":"R Ryan"},{"literal":"on behalf of Alzheimer’s Disease Neuroimaging Initiative"}],"issued":{"date-parts":[["2020",4,1]]}}},{"id":323,"uris":["http://zotero.org/users/5757768/items/5DV8RSNK"],"itemData":{"id":323,"type":"article-journal","abstract":"Objective\n              Perirolandic atrophy occurs in corticobasal syndrome (CBS) but is not specific versus progressive supranuclear palsy (PSP). There is heterogeneity in the locations of atrophy outside the perirolandic cortex and it remains unknown why atrophy in different locations would cause the same CBS‐specific symptoms. In prior work, we used a wiring diagram of the brain called the human connectome to localize lesion‐induced disorders to symptom‐specific brain networks. Here, we use a similar technique termed “atrophy network mapping” to localize single‐subject atrophy maps to symptom‐specific brain networks.\n            \n            \n              Methods\n              Single‐subject atrophy maps were generated by comparing cortical thickness in patients with CBS versus controls. Next, we performed seed‐based functional connectivity using a large normative connectome to determine brain regions functionally connected to each patient's atrophied locations.\n            \n            \n              Results\n              Patients with CBS had perirolandic atrophy versus controls at the group level, but locations of atrophy in CBS were heterogeneous outside of the perirolandic cortex at the single‐subject level (mean spatial correlation = 0.04). In contrast, atrophy occurred in locations functionally connected to the perirolandic cortex in all patients with CBS (spatial correlation = 0.66). Compared with PSP, patients with CBS had atrophy connected to a network of higher‐order sensorimotor regions beyond perirolandic cortex, matching a CBS atrophy network from a recent meta‐analysis. Finally, atrophy network mapping identified a symptom‐specific network for alien limb, matching a lesion‐induced alien limb network and a network associated with agency in healthy subjects.\n            \n            \n              Interpretation\n              We identified a syndrome‐specific network for CBS and symptom‐specific network for alien limb using single‐subject atrophy maps and the human connectome. ANN NEUROL 2020;88:1118–1131","container-title":"Annals of Neurology","DOI":"10.1002/ana.25901","ISSN":"0364-5134, 1531-8249","issue":"6","journalAbbreviation":"Annals of Neurology","language":"en","page":"1118-1131","source":"DOI.org (Crossref)","title":"Network Localization of Alien Limb in Patients with Corticobasal Syndrome","volume":"88","author":[{"family":"Tetreault","given":"Aaron M."},{"family":"Phan","given":"Tony"},{"family":"Petersen","given":"Kalen J."},{"family":"Claassen","given":"Daniel O."},{"family":"Neth","given":"Byran J."},{"family":"Graff‐Radford","given":"Jonathan"},{"family":"Albrecht","given":"Franziska"},{"family":"Fliessbach","given":"Klaus"},{"family":"Schneider","given":"Anja"},{"family":"Synofzik","given":"Matthis"},{"family":"Diehl‐Schmid","given":"Janine"},{"family":"Otto","given":"Markus"},{"family":"Schroeter","given":"Matthias L."},{"family":"Darby","given":"Richard Ryan"},{"literal":"for the 4 Repeat Tau Neuroimaging Initiative"}],"issued":{"date-parts":[["2020",12]]}}}],"schema":"https://github.com/citation-style-language/schema/raw/master/csl-citation.json"} </w:instrText>
      </w:r>
      <w:r w:rsidR="00C676FD">
        <w:fldChar w:fldCharType="separate"/>
      </w:r>
      <w:r w:rsidR="00053E44" w:rsidRPr="00053E44">
        <w:rPr>
          <w:rFonts w:cs="Times New Roman"/>
          <w:vertAlign w:val="superscript"/>
        </w:rPr>
        <w:t>4,5</w:t>
      </w:r>
      <w:r w:rsidR="00C676FD">
        <w:fldChar w:fldCharType="end"/>
      </w:r>
      <w:r w:rsidR="00C676FD">
        <w:t xml:space="preserve"> </w:t>
      </w:r>
      <w:r w:rsidR="00EF05CC">
        <w:t xml:space="preserve"> </w:t>
      </w:r>
      <w:r w:rsidR="00EF05CC">
        <w:rPr>
          <w:rStyle w:val="citation-394"/>
        </w:rPr>
        <w:t xml:space="preserve">In the context of differential diagnosis, </w:t>
      </w:r>
      <w:r>
        <w:t>it has been suggested that AN mapping can differentiate syndromes with overlapping local macrostructural patterns</w:t>
      </w:r>
      <w:r w:rsidR="00AB0925">
        <w:t xml:space="preserve"> (e.g., </w:t>
      </w:r>
      <w:r>
        <w:t>distinguishing</w:t>
      </w:r>
      <w:r w:rsidR="00C70416">
        <w:t xml:space="preserve"> </w:t>
      </w:r>
      <w:r>
        <w:t xml:space="preserve">CBS from PSP despite </w:t>
      </w:r>
      <w:r w:rsidR="00AB0925">
        <w:t xml:space="preserve">common </w:t>
      </w:r>
      <w:r>
        <w:t>perirolandic atrophy</w:t>
      </w:r>
      <w:r w:rsidR="00AB0925">
        <w:t>)</w:t>
      </w:r>
      <w:r>
        <w:t>.</w:t>
      </w:r>
      <w:r w:rsidR="00907987">
        <w:fldChar w:fldCharType="begin"/>
      </w:r>
      <w:r w:rsidR="00907987">
        <w:instrText xml:space="preserve"> ADDIN ZOTERO_ITEM CSL_CITATION {"citationID":"aqoVYjHN","properties":{"unsorted":false,"formattedCitation":"\\super 5\\nosupersub{}","plainCitation":"5","noteIndex":0},"citationItems":[{"id":323,"uris":["http://zotero.org/users/5757768/items/5DV8RSNK"],"itemData":{"id":323,"type":"article-journal","abstract":"Objective\n              Perirolandic atrophy occurs in corticobasal syndrome (CBS) but is not specific versus progressive supranuclear palsy (PSP). There is heterogeneity in the locations of atrophy outside the perirolandic cortex and it remains unknown why atrophy in different locations would cause the same CBS‐specific symptoms. In prior work, we used a wiring diagram of the brain called the human connectome to localize lesion‐induced disorders to symptom‐specific brain networks. Here, we use a similar technique termed “atrophy network mapping” to localize single‐subject atrophy maps to symptom‐specific brain networks.\n            \n            \n              Methods\n              Single‐subject atrophy maps were generated by comparing cortical thickness in patients with CBS versus controls. Next, we performed seed‐based functional connectivity using a large normative connectome to determine brain regions functionally connected to each patient's atrophied locations.\n            \n            \n              Results\n              Patients with CBS had perirolandic atrophy versus controls at the group level, but locations of atrophy in CBS were heterogeneous outside of the perirolandic cortex at the single‐subject level (mean spatial correlation = 0.04). In contrast, atrophy occurred in locations functionally connected to the perirolandic cortex in all patients with CBS (spatial correlation = 0.66). Compared with PSP, patients with CBS had atrophy connected to a network of higher‐order sensorimotor regions beyond perirolandic cortex, matching a CBS atrophy network from a recent meta‐analysis. Finally, atrophy network mapping identified a symptom‐specific network for alien limb, matching a lesion‐induced alien limb network and a network associated with agency in healthy subjects.\n            \n            \n              Interpretation\n              We identified a syndrome‐specific network for CBS and symptom‐specific network for alien limb using single‐subject atrophy maps and the human connectome. ANN NEUROL 2020;88:1118–1131","container-title":"Annals of Neurology","DOI":"10.1002/ana.25901","ISSN":"0364-5134, 1531-8249","issue":"6","journalAbbreviation":"Annals of Neurology","language":"en","page":"1118-1131","source":"DOI.org (Crossref)","title":"Network Localization of Alien Limb in Patients with Corticobasal Syndrome","volume":"88","author":[{"family":"Tetreault","given":"Aaron M."},{"family":"Phan","given":"Tony"},{"family":"Petersen","given":"Kalen J."},{"family":"Claassen","given":"Daniel O."},{"family":"Neth","given":"Byran J."},{"family":"Graff‐Radford","given":"Jonathan"},{"family":"Albrecht","given":"Franziska"},{"family":"Fliessbach","given":"Klaus"},{"family":"Schneider","given":"Anja"},{"family":"Synofzik","given":"Matthis"},{"family":"Diehl‐Schmid","given":"Janine"},{"family":"Otto","given":"Markus"},{"family":"Schroeter","given":"Matthias L."},{"family":"Darby","given":"Richard Ryan"},{"literal":"for the 4 Repeat Tau Neuroimaging Initiative"}],"issued":{"date-parts":[["2020",12]]}}}],"schema":"https://github.com/citation-style-language/schema/raw/master/csl-citation.json"} </w:instrText>
      </w:r>
      <w:r w:rsidR="00907987">
        <w:fldChar w:fldCharType="separate"/>
      </w:r>
      <w:r w:rsidR="00907987" w:rsidRPr="00907987">
        <w:rPr>
          <w:rFonts w:cs="Times New Roman"/>
          <w:vertAlign w:val="superscript"/>
        </w:rPr>
        <w:t>5</w:t>
      </w:r>
      <w:r w:rsidR="00907987">
        <w:fldChar w:fldCharType="end"/>
      </w:r>
      <w:r w:rsidR="008B79FA" w:rsidRPr="008B79FA">
        <w:t xml:space="preserve"> </w:t>
      </w:r>
      <w:r w:rsidR="00AB0925">
        <w:t xml:space="preserve">Similarly, </w:t>
      </w:r>
      <w:r w:rsidR="008B79FA" w:rsidRPr="008B79FA">
        <w:t xml:space="preserve">AN mapping has been recently proposed as a method to localize </w:t>
      </w:r>
      <w:r w:rsidR="00F23ABB">
        <w:t xml:space="preserve">in the brain </w:t>
      </w:r>
      <w:r w:rsidR="008B79FA" w:rsidRPr="008B79FA">
        <w:t>clinical features across social, language and motor domains transdiagnostically</w:t>
      </w:r>
      <w:r>
        <w:t>.</w:t>
      </w:r>
      <w:r w:rsidR="00EE778D">
        <w:fldChar w:fldCharType="begin"/>
      </w:r>
      <w:r w:rsidR="00EE778D">
        <w:instrText xml:space="preserve"> ADDIN ZOTERO_ITEM CSL_CITATION {"citationID":"6Iw9fkcP","properties":{"unsorted":false,"formattedCitation":"\\super 6\\nosupersub{}","plainCitation":"6","noteIndex":0},"citationItems":[{"id":322,"uris":["http://zotero.org/users/5757768/items/EZYUAKGB"],"itemData":{"id":322,"type":"article-journal","abstract":"Background and Objectives Frontotemporal lobar degeneration (FTLD) includes diﬀerent clinical syndromes with distinct patterns of symptoms and neuroanatomical locations of neurodegeneration. However, FTLD is clinically heterogeneous (with overlapping symptoms across several domains) and neuroanatomically heterogeneous (with brain atrophy in diﬀerent locations in diﬀerent patients). Traditional methods struggle to fully account for this heterogeneity. In this study, we use a relatively new neuroimaging approach, atrophy network mapping, to localize clinical symptoms in patients with FTLD to speciﬁc brain networks transdiagnostically.","container-title":"Neurology","DOI":"10.1212/WNL.0000000000210108","ISSN":"0028-3878, 1526-632X","issue":"12","journalAbbreviation":"Neurology","language":"en","page":"e210108","source":"DOI.org (Crossref)","title":"Transdiagnostic Network Localization of Social, Language, and Motor Symptoms in Patients With Frontotemporal Lobar Degeneration","volume":"103","author":[{"family":"Phan","given":"Tony X."},{"family":"Mullins","given":"W. Andrew"},{"family":"Tetreault","given":"Aaron M."},{"family":"Shibata","given":"Kiiya"},{"family":"Lee","given":"Jayden L."},{"family":"Hett","given":"Kilian"},{"family":"Considine","given":"Ciaran M."},{"family":"Darby","given":"R. Ryan"},{"literal":"for the Frontotemporal Lobar Degeneration Neuroimaging Initiative, for the 4-Repeat Tauopathy Neuroimaging Initiative"}],"issued":{"date-parts":[["2024",12,24]]}}}],"schema":"https://github.com/citation-style-language/schema/raw/master/csl-citation.json"} </w:instrText>
      </w:r>
      <w:r w:rsidR="00EE778D">
        <w:fldChar w:fldCharType="separate"/>
      </w:r>
      <w:r w:rsidR="00EE778D" w:rsidRPr="00EE778D">
        <w:rPr>
          <w:rFonts w:cs="Times New Roman"/>
          <w:vertAlign w:val="superscript"/>
        </w:rPr>
        <w:t>6</w:t>
      </w:r>
      <w:r w:rsidR="00EE778D">
        <w:fldChar w:fldCharType="end"/>
      </w:r>
      <w:r>
        <w:t xml:space="preserve"> </w:t>
      </w:r>
      <w:r w:rsidR="00AB0925">
        <w:t>More importantly</w:t>
      </w:r>
      <w:r w:rsidR="00155BB2">
        <w:t xml:space="preserve">, </w:t>
      </w:r>
      <w:r w:rsidR="00AB0925">
        <w:t xml:space="preserve">it has been suggested that this methodology can </w:t>
      </w:r>
      <w:r w:rsidR="00155BB2">
        <w:t>offer direct translational utility by identifying circuit-level substrates to guide individualized neuromodulation targets or other network-oriented interventions.</w:t>
      </w:r>
      <w:r w:rsidR="00D71FE7">
        <w:fldChar w:fldCharType="begin"/>
      </w:r>
      <w:r w:rsidR="00D71FE7">
        <w:instrText xml:space="preserve"> ADDIN ZOTERO_ITEM CSL_CITATION {"citationID":"tQovMQbm","properties":{"unsorted":false,"formattedCitation":"\\super 10,11\\nosupersub{}","plainCitation":"10,11","noteIndex":0},"citationItems":[{"id":329,"uris":["http://zotero.org/users/5757768/items/V8IZ9TTA"],"itemData":{"id":329,"type":"article-journal","abstract":"Brain damage can occasionally result in paradoxical functional benefit, which could help identify therapeutic targets for neuromodulation. However, these beneficial lesions are rare and lesions in multiple different brain locations can improve the same symptom. Using a technique called lesion network mapping, we show that heterogeneous lesion locations resulting in tremor relief are all connected to common nodes in the cerebellum and thalamus, the latter of which is a proven deep brain stimulation target for tremor. These results suggest that lesion network mapping can identify the common substrate underlying therapeutic lesions and effective therapeutic targets. Ann Neurol 2018;83:153–157","container-title":"Annals of Neurology","DOI":"10.1002/ana.25285","ISSN":"0364-5134, 1531-8249","issue":"1","journalAbbreviation":"Annals of Neurology","language":"en","page":"153-157","source":"DOI.org (Crossref)","title":"Identifying therapeutic targets from spontaneous beneficial brain lesions","volume":"84","author":[{"family":"Joutsa","given":"Juho"},{"family":"Shih","given":"Ludy C."},{"family":"Horn","given":"Andreas"},{"family":"Reich","given":"Martin M."},{"family":"Wu","given":"Ona"},{"family":"Rost","given":"Natalia S."},{"family":"Fox","given":"Michael D."}],"issued":{"date-parts":[["2018",7]]}}},{"id":440,"uris":["http://zotero.org/users/5757768/items/DZ9PWPLL"],"itemData":{"id":440,"type":"article-journal","abstract":"IMPORTANCE: Identifying anatomy causally involved in psychosis could inform therapeutic neuromodulation targets for schizophrenia.\nOBJECTIVE: To assess whether lesions that cause secondary psychosis have functional connections to a common brain circuit.\nDESIGN, SETTING, AND PARTICIPANTS: This case-control study mapped functional connections of published cases of lesions causing secondary psychosis compared with control lesions unassociated with psychosis. Published cases of lesion-induced psychosis were analyzed in a computational laboratory. Participants had documented brain lesions associated with new-onset psychotic symptoms without a history of psychosis. Control cases included 1156 patients with lesions not associated with psychosis. Generalizability across lesional datasets was assessed using an independent cohort of 181 patients with brain lesions who subsequently underwent neurobehavioral testing. Data were analyzed from June 2022 to April 2024.\nEXPOSURES: Lesions causing secondary psychosis.\nMAIN OUTCOMES AND MEASURES: Psychosis or no psychosis.\nRESULTS: A total of 153 lesions from published cases were determined to be causal of psychosis, 42 of which were described as schizophrenia or schizophrenia-like (71 [46%] patients were male, 82 [54%] female; mean [SD] age, 50.0 [20.8] years). Lesions that caused secondary psychosis mapped to a common brain circuit defined by functional connectivity to the posterior subiculum of the hippocampus (84% functional overlap, family-wise error [FWE] rate corrected P &lt; 5 × 10-5). At a lower statistical threshold (&gt;75% overlap, FWE-corrected P &lt; 5 × 10-4), this circuit included the ventral tegmental area, retrosplenial cortex, lobule IX and dentate nucleus of the cerebellum, and the mediodorsal and midline nuclei of the thalamus. This circuit was consistent when derived from schizophrenia-like cases (spatial r = 0.98). We repeated these analyses after excluding lesions intersecting the hippocampus (n = 47) and found a consistent functional connectivity profile (spatial r = 0.98) with the posterior subiculum remaining the center of connectivity (&gt;75% overlap, FWE-corrected P &lt; 5 × 10-5), demonstrating a circuit-level effect. In an independent observational cohort of patients with penetrating head trauma (n = 181), lesions associated with symptoms of psychosis exhibited significantly similar connectivity profiles to the lesion-derived psychosis circuit (suspiciousness, P = .03; unusual thought content, P = .046). Voxels in the rostromedial prefrontal cortex are highly correlated with this psychosis circuit (spatial r = 0.82), suggesting the rostromedial prefrontal cortex as a promising transcranial magnetic stimulation target for psychosis.\nCONCLUSIONS AND RELEVANCE: Lesions that cause secondary psychosis affect a common brain circuit in the hippocampus. These results can help inform therapeutic neuromodulation targeting.","container-title":"JAMA psychiatry","DOI":"10.1001/jamapsychiatry.2024.4534","ISSN":"2168-6238","issue":"4","journalAbbreviation":"JAMA Psychiatry","language":"eng","page":"368-378","PMID":"39937525","PMCID":"PMC11822627","source":"PubMed","title":"Mapping Lesions That Cause Psychosis to a Human Brain Circuit and Proposed Stimulation Target","volume":"82","author":[{"family":"Pines","given":"Andrew R."},{"family":"Frandsen","given":"Summer B."},{"family":"Drew","given":"William"},{"family":"Meyer","given":"Garance M."},{"family":"Howard","given":"Calvin"},{"family":"Palm","given":"Stephan T."},{"family":"Schaper","given":"Frederic L. W. V. J."},{"family":"Lin","given":"Christopher"},{"family":"Butenko","given":"Konstantin"},{"family":"Ferguson","given":"Michael A."},{"family":"Friedrich","given":"Maximilian U."},{"family":"Grafman","given":"Jordan H."},{"family":"Kappel","given":"Ari D."},{"family":"Neudorfer","given":"Clemens"},{"family":"Rost","given":"Natalia S."},{"family":"Sanderson","given":"Lauren L."},{"family":"Taylor","given":"Joseph J."},{"family":"Wu","given":"Ona"},{"family":"Kletenik","given":"Isaiah"},{"family":"Vogel","given":"Jacob W."},{"family":"Cohen","given":"Alexander L."},{"family":"Horn","given":"Andreas"},{"family":"Fox","given":"Michael D."},{"family":"Silbersweig","given":"David"},{"family":"Siddiqi","given":"Shan H."}],"issued":{"date-parts":[["2025",4,1]]}}}],"schema":"https://github.com/citation-style-language/schema/raw/master/csl-citation.json"} </w:instrText>
      </w:r>
      <w:r w:rsidR="00D71FE7">
        <w:fldChar w:fldCharType="separate"/>
      </w:r>
      <w:r w:rsidR="00D71FE7" w:rsidRPr="00D71FE7">
        <w:rPr>
          <w:rFonts w:cs="Times New Roman"/>
          <w:vertAlign w:val="superscript"/>
        </w:rPr>
        <w:t>10,11</w:t>
      </w:r>
      <w:r w:rsidR="00D71FE7">
        <w:fldChar w:fldCharType="end"/>
      </w:r>
    </w:p>
    <w:p w14:paraId="75DED70B" w14:textId="08F2A361" w:rsidR="006D789F" w:rsidRPr="00844002" w:rsidRDefault="00AB0925" w:rsidP="00697715">
      <w:pPr>
        <w:spacing w:after="160" w:line="320" w:lineRule="auto"/>
        <w:rPr>
          <w:lang w:val="en-US"/>
        </w:rPr>
      </w:pPr>
      <w:r>
        <w:t>Despite these premises</w:t>
      </w:r>
      <w:r w:rsidR="006D789F">
        <w:t xml:space="preserve">, </w:t>
      </w:r>
      <w:r>
        <w:t xml:space="preserve">important </w:t>
      </w:r>
      <w:r w:rsidR="006D789F">
        <w:t xml:space="preserve">concerns have been raised by recent empirical and methodological studies. </w:t>
      </w:r>
      <w:r w:rsidR="006D789F" w:rsidRPr="00E17F74">
        <w:t>In stroke,</w:t>
      </w:r>
      <w:r w:rsidR="006D789F">
        <w:t xml:space="preserve"> where LNM has been most extensively used, </w:t>
      </w:r>
      <w:r>
        <w:t xml:space="preserve">mapping </w:t>
      </w:r>
      <w:r w:rsidR="006D789F">
        <w:t>indirect</w:t>
      </w:r>
      <w:r>
        <w:t>ly</w:t>
      </w:r>
      <w:r w:rsidR="006D789F">
        <w:t xml:space="preserve"> functional disconnection show</w:t>
      </w:r>
      <w:r>
        <w:t>ed</w:t>
      </w:r>
      <w:r w:rsidR="006D789F">
        <w:t xml:space="preserve"> limited </w:t>
      </w:r>
      <w:r w:rsidR="003A4A31">
        <w:t xml:space="preserve">individual </w:t>
      </w:r>
      <w:r w:rsidR="006D789F">
        <w:t xml:space="preserve">predictive </w:t>
      </w:r>
      <w:r>
        <w:t>value in the clinical arena</w:t>
      </w:r>
      <w:r w:rsidR="006D789F">
        <w:t>.</w:t>
      </w:r>
      <w:commentRangeStart w:id="11"/>
      <w:r w:rsidR="006D789F">
        <w:fldChar w:fldCharType="begin"/>
      </w:r>
      <w:r w:rsidR="00A71DBB">
        <w:instrText xml:space="preserve"> ADDIN ZOTERO_ITEM CSL_CITATION {"citationID":"yauzXJB3","properties":{"unsorted":true,"formattedCitation":"\\super 12\\uc0\\u8211{}17\\nosupersub{}","plainCitation":"12–17","noteIndex":0},"citationItems":[{"id":355,"uris":["http://zotero.org/users/5757768/items/I8DTQ6H6"],"itemData":{"id":355,"type":"article-journal","abstract":"Abstract\n            Behavioural deficits in stroke reflect both structural damage at the site of injury, and widespread network dysfunction caused by structural, functional, and metabolic disconnection. Two recent methods allow for the estimation of structural and functional disconnection from clinical structural imaging. This is achieved by embedding a patient’s lesion into an atlas of functional and structural connections in healthy subjects, and deriving the ensemble of structural and functional connections that pass through the lesion, thus indirectly estimating its impact on the whole brain connectome. This indirect assessment of network dysfunction is more readily available than direct measures of functional and structural connectivity obtained with functional and diffusion MRI, respectively, and it is in theory applicable to a wide variety of disorders. To validate the clinical relevance of these methods, we quantified the prediction of behavioural deficits in a prospective cohort of 132 first-time stroke patients studied at 2 weeks post-injury (mean age 52.8 years, range 22–77; 63 females; 64 right hemispheres). Specifically, we used multivariate ridge regression to relate deficits in multiple functional domains (left and right visual, left and right motor, language, spatial attention, spatial and verbal memory) with the pattern of lesion and indirect structural or functional disconnection. In a subgroup of patients, we also measured direct alterations of functional connectivity with resting-state functional MRI. Both lesion and indirect structural disconnection maps were predictive of behavioural impairment in all domains (0.16 &amp;lt; R2 &amp;lt; 0.58) except for verbal memory (0.05 &amp;lt; R2 &amp;lt; 0.06). Prediction from indirect functional disconnection was scarce or negligible (0.01 &amp;lt; R2 &amp;lt; 0.18) except for the right visual field deficits (R2 = 0.38), even though multivariate maps were anatomically plausible in all domains. Prediction from direct measures of functional MRI functional connectivity in a subset of patients was clearly superior to indirect functional disconnection. In conclusion, the indirect estimation of structural connectivity damage successfully predicted behavioural deficits post-stroke to a level comparable to lesion information. However, indirect estimation of functional disconnection did not predict behavioural deficits, nor was a substitute for direct functional connectivity measurements, especially for cognitive disorders.","container-title":"Brain","DOI":"10.1093/brain/awaa156","ISSN":"0006-8950, 1460-2156","issue":"7","language":"en","license":"https://academic.oup.com/journals/pages/open_access/funder_policies/chorus/standard_publication_model","page":"2173-2188","source":"DOI.org (Crossref)","title":"Post-stroke deficit prediction from lesion and indirect structural and functional disconnection","volume":"143","author":[{"family":"Salvalaggio","given":"Alessandro"},{"family":"De Filippo De Grazia","given":"Michele"},{"family":"Zorzi","given":"Marco"},{"family":"Thiebaut De Schotten","given":"Michel"},{"family":"Corbetta","given":"Maurizio"}],"issued":{"date-parts":[["2020",7,1]]}}},{"id":302,"uris":["http://zotero.org/users/5757768/items/NRFSMTFR"],"itemData":{"id":302,"type":"article-journal","abstract":"Abstract\n            Lesion network mapping estimates functional network abnormalities caused by a focal brain lesion. The method requires embedding the volume of the lesion into a normative functional connectome and using the average functional magnetic resonance imaging signal from that volume to compute the temporal correlation with all other brain locations. Lesion network mapping yields a map of potentially functionally disconnected regions. Although promising, this approach does not predict behavioural deficits well. We modified lesion network mapping by using the first principal component of the functional magnetic resonance imaging signal computed from the voxels within the lesioned area for temporal correlation. We measured potential improvements in connectivity strength, anatomical specificity of the lesioned network and behavioural prediction in a large cohort of first-time stroke patients at 2-weeks post-injury (n = 123). This principal component functional disconnection approach localized mainly cortical voxels of high signal-to-noise; and it yielded networks with higher anatomical specificity, and stronger behavioural correlation than the standard method. However, when examined with a rigorous leave-one-out machine learning approach, principal component functional disconnection approach did not perform better than the standard lesion network mapping in predicting neurological deficits. In summary, even though our novel method improves the specificity of disconnected networks and correlates with behavioural deficits post-stroke, it does not improve clinical prediction. Further work is needed to capture the complex adjustment of functional networks produced by focal damage in relation to behaviour.","container-title":"Brain Communications","DOI":"10.1093/braincomms/fcab259","ISSN":"2632-1297","issue":"4","language":"en","license":"https://creativecommons.org/licenses/by/4.0/","page":"fcab259","source":"DOI.org (Crossref)","title":"A novel stroke lesion network mapping approach: improved accuracy yet still low deficit prediction","title-short":"A novel stroke lesion network mapping approach","volume":"3","author":[{"family":"Pini","given":"Lorenzo"},{"family":"Salvalaggio","given":"Alessandro"},{"family":"De Filippo De Grazia","given":"Michele"},{"family":"Zorzi","given":"Marco"},{"family":"Thiebaut De Schotten","given":"Michel"},{"family":"Corbetta","given":"Maurizio"}],"issued":{"date-parts":[["2021",10,1]]}}},{"id":569,"uris":["http://zotero.org/users/5757768/items/JJEMS9HD"],"itemData":{"id":569,"type":"article-journal","abstract":"Post-stroke depression (PSD) is a frequent and disabling complication of ischemic stroke. Although clinical risk factors of PSD are well-established, the added predictive value of lesion and connectome-based brain-symptom mapping methods remains unclear. This study aimed to compare the predictive performance of clinical, lesion based, and network-based models of 3-months PSD in patients with minor ischemic stroke. We conducted a prospective longitudinal study including 263 patients with recent ischemic stroke. Clinical, radiological, and psychometric data were collected at baseline and at 3-month follow-up. Structural lesions were segmented on acute MRI and used to generate disconnectome maps and compute graph-theory metrics. Depressive symptoms severity at 3 months were measured using the CES-D scale. We developed six predictive models (clinical, radiological, gray-matter lesion, white matter disconnection, functional network disconnection, and topological graph features) using LASSO regression. Models performances were compared using the coefficient of determination (R2) and their combinations further examined through hierarchical regression. The clinical model demonstrated the best individual predictive performance (R2 = 23 %), identifying female sex, low cognitive status, poor functional outcome, and socioeconomic deprivation as significant predictors. Imaging-based models alone showed limited predictive power (R2 &lt; 6 %), but identified significant associations for frontal and cerebellar lesions, somatomotor network disconnections, and altered network topology. A hierarchical model combining clinical, anatomical, and topological features significantly improved prediction (R2 = 31.6 %, p &lt; 0.001), outperforming all individual models. In patients with minor ischemic stroke, PSD is most accurately predicted by clinical factors. However, combining lesion and network level neuroimaging features with clinical variables significantly enhances predictive accuracy. This multimodal approach supports the development of integrative, personalized models for PSD risk stratification and early intervention.","container-title":"NeuroImage: Clinical","DOI":"10.1016/j.nicl.2025.103911","ISSN":"22131582","journalAbbreviation":"NeuroImage: Clinical","language":"en","page":"103911","source":"DOI.org (Crossref)","title":"A comparison of clinical, lesion-based and connectome-based models of post-stroke depression: a prospective longitudinal study","title-short":"A comparison of clinical, lesion-based and connectome-based models of post-stroke depression","volume":"48","author":[{"family":"Borderies","given":"Nicolas"},{"family":"Duttagupta","given":"Suhrit"},{"family":"Tourdias","given":"Thomas"},{"family":"Berthoz","given":"Sylvie"},{"family":"De Schotten","given":"Michel Thiebaut"},{"family":"Sibon","given":"Igor"}],"issued":{"date-parts":[["2025"]]}}},{"id":570,"uris":["http://zotero.org/users/5757768/items/8HNR7U3I"],"itemData":{"id":570,"type":"article-journal","abstract":"Abstract\n            Connectome-based lesion-symptom mapping relates behavioural impairments to disruption of structural brain connectivity. Connectome-based lesion-symptom mapping can be based on different approaches (diffusion MRI versus lesion mask), network scales (whole brain versus regions of interest) and measure types (tract-based, parcel-based, or network-based metrics). We evaluated the similarity of different connectome-based lesion-symptom mapping processing choices and identified factors that influence the results using multiverse analysis—the strategy of conducting and displaying the results of all reasonable processing choices. Metrics derived from lesion masks and diffusion-weighted images were tested for association with Boston Naming Test and Token Test performance in a sample of 50 participants with aphasia following left hemispheric stroke. ‘Direct’ measures were derived from diffusion-weighted images. ‘Indirect’ measures were derived by overlaying lesion masks on a white matter atlas. Parcel-based connectomes were constructed for the whole brain and regions of interest (14 language-relevant parcels). Numerous tract-based and network-based metrics were calculated. There was a high discrepancy across processing approaches (diffusion-weighted images versus lesion masks), network scales (whole brain versus regions of interest) and metric types. Results indicate weak correlations and different connectome-based lesion-symptom mapping results across the processing choices. Substantial methodological work is needed to validate the various decision points that arise when conducting connectome-based lesion-symptom mapping analyses. Multiverse analysis is a useful strategy for evaluating the similarity across different processing choices in connectome-based lesion-symptom mapping.","container-title":"Brain Communications","DOI":"10.1093/braincomms/fcae313","ISSN":"2632-1297","issue":"5","language":"en","license":"https://creativecommons.org/licenses/by/4.0/","page":"fcae313","source":"DOI.org (Crossref)","title":"Metric comparison of connectome-based lesion-symptom mapping in post-stroke aphasia","volume":"6","author":[{"family":"Ding","given":"Junhua"},{"family":"Thye","given":"Melissa"},{"family":"Edmondson-Stait","given":"Amelia J"},{"family":"Szaflarski","given":"Jerzy P"},{"family":"Mirman","given":"Daniel"}],"issued":{"date-parts":[["2024",9,2]]}}},{"id":573,"uris":["http://zotero.org/users/5757768/items/26MPNN87"],"itemData":{"id":573,"type":"article-journal","language":"en","source":"Zotero","title":"Connectomic stroke lesion measures provide no benefit over basic spatial lesion features in the prognosis of global stroke outcome measures","author":[{"family":"Sperber","given":"Christoph"}]}},{"id":572,"uris":["http://zotero.org/users/5757768/items/54JYMS6K"],"itemData":{"id":572,"type":"article-journal","abstract":"Abstract\n            Personalized prediction of stroke outcome using lesion imaging markers is still too imprecise to make a breakthrough in clinical practice. We performed a combined prediction and brain mapping study on topographic and connectomic lesion imaging data to evaluate (i) the relationship between lesion-deficit associations and their predictive value and (ii) the influence of time since stroke. In patients with first-ever ischaemic stroke, we first applied high-dimensional machine learning models on lesion topographies or structural disconnection data to model stroke severity (National Institutes of Health Stroke Scale 24 h/3 months) and functional outcome (modified Rankin Scale 3 months) in cross-validation. Second, we mapped the topographic and connectomic lesion impact on both clinical measures. We retrospectively included 685 patients [age 67.4 ± 15.1, National Institutes of Health Stroke Scale 24 h median(IQR) = 3(1; 6), modified Rankin Scale 3 months = 1(0; 2), National Institutes of Health Stroke Scale 3 months = 0(0; 2)]. Predictions for acute stroke severity (National Institutes of Health Stroke Scale 24 h) were better with topographic lesion imaging (R² = 0.41) than with disconnection data (R² = 0.29, P = 0.0015), whereas predictions at 3 months (National Institutes of Health Stroke Scale/modified Rankin Scale) were generally close to chance level. In the analysis of lesion-deficit associations, the correlates of more severe acute stroke (National Institutes of Health Stroke Scale 24 h &amp;gt; 4) and poor functional outcome (modified Rankin Scale 3 months ≥ 2) were left-lateralized. The lesion location impact of both variables corresponded in right-hemisphere stroke with peaks in primary motor regions, but it markedly differed in left-hemisphere stroke. Topographic and disconnection lesion features predict acute stroke severity better than the 3-months outcome. This suggests a likely higher impact of lesion-independent factors in the longer term and highlights challenges in the prediction of global functional outcome. Prediction and brain mapping diverge, and the existence of statistically significant associations—as here for 3-months outcomes—does not imply predictive value. Routine neurological scores better capture left- than right-hemispheric lesions, further complicating the challenge of outcome prediction.","container-title":"Brain Communications","DOI":"10.1093/braincomms/fcaf003","ISSN":"2632-1297","issue":"1","language":"en","license":"https://creativecommons.org/licenses/by/4.0/","page":"fcaf003","source":"DOI.org (Crossref)","title":"The challenge of long-term stroke outcome prediction and how statistical correlates do not imply predictive value","volume":"7","author":[{"family":"Sperber","given":"Christoph"},{"family":"Gallucci","given":"Laura"},{"family":"Arnold","given":"Marcel"},{"family":"Umarova","given":"Roza M"}],"issued":{"date-parts":[["2024",12,24]]}}}],"schema":"https://github.com/citation-style-language/schema/raw/master/csl-citation.json"} </w:instrText>
      </w:r>
      <w:r w:rsidR="006D789F">
        <w:fldChar w:fldCharType="separate"/>
      </w:r>
      <w:r w:rsidR="00A71DBB" w:rsidRPr="00A71DBB">
        <w:rPr>
          <w:rFonts w:cs="Times New Roman"/>
          <w:vertAlign w:val="superscript"/>
        </w:rPr>
        <w:t>12–17</w:t>
      </w:r>
      <w:r w:rsidR="006D789F">
        <w:fldChar w:fldCharType="end"/>
      </w:r>
      <w:commentRangeEnd w:id="11"/>
      <w:r w:rsidR="001673C9" w:rsidRPr="00E17F74">
        <w:rPr>
          <w:rStyle w:val="Rimandocommento"/>
          <w:sz w:val="24"/>
          <w:szCs w:val="22"/>
        </w:rPr>
        <w:commentReference w:id="11"/>
      </w:r>
      <w:r w:rsidR="006D789F" w:rsidRPr="00E17F74">
        <w:t xml:space="preserve"> Similarly</w:t>
      </w:r>
      <w:r w:rsidR="006D789F">
        <w:t xml:space="preserve">, in </w:t>
      </w:r>
      <w:r>
        <w:t>brain tumors</w:t>
      </w:r>
      <w:r w:rsidR="006D789F">
        <w:t xml:space="preserve">, </w:t>
      </w:r>
      <w:r>
        <w:t xml:space="preserve">this approach </w:t>
      </w:r>
      <w:r w:rsidR="006D789F">
        <w:t xml:space="preserve">showed no significant association with </w:t>
      </w:r>
      <w:r w:rsidR="006D789F">
        <w:lastRenderedPageBreak/>
        <w:t>clinical outcome</w:t>
      </w:r>
      <w:r w:rsidR="00BA09E2">
        <w:t>.</w:t>
      </w:r>
      <w:r w:rsidR="00BA09E2">
        <w:fldChar w:fldCharType="begin"/>
      </w:r>
      <w:r w:rsidR="00A71DBB">
        <w:instrText xml:space="preserve"> ADDIN ZOTERO_ITEM CSL_CITATION {"citationID":"FEcp1CJC","properties":{"unsorted":false,"formattedCitation":"\\super 18\\nosupersub{}","plainCitation":"18","noteIndex":0},"citationItems":[{"id":303,"uris":["http://zotero.org/users/5757768/items/I4LWIXRS"],"itemData":{"id":303,"type":"article-journal","abstract":"Background: Lesion network mapping (LNM) is a popular framework to assess clinical syndromes following brain injury. The classical approach involves embedding lesions from patients into a normative functional connectome and using the corresponding functional maps as proxies for disconnections. However, previous studies indicated limited predictive power of this approach in behavioral deficits. We hypothesized similarly low predictiveness for overall survival (OS) in glioblastoma (GBM).\nMethods: A retrospective dataset of patients with GBM was included (n = 99). Lesion masks were registered in the normative space to compute disconnectivity maps. The brain functional normative connectome consisted in data from 173 healthy subjects obtained from the Human Connectome Project. A modified version of the LNM was then applied to core regions of GBM masks. Linear regression, classification, and principal component (PCA) analyses were conducted to explore the relationship between disconnectivity and OS. OS was considered both as continuous and categorical (low, intermediate, and high survival) variable.\nResults: The results revealed no significant associations between OS and network disconnection strength when analyzed at both voxel-wise and classification levels. Moreover, patients stratified into different OS groups did not exhibit significant differences in network connectivity patterns. The spatial similarity among the first PCA of network maps for each OS group suggested a lack of distinctive network patterns associated with survival duration.\nConclusions: Compared with indirect structural measures, functional indirect mapping does not provide significant predictive power for OS in patients with GBM. These findings are consistent with previous research that demonstrated the limitations of indirect functional measures in predicting clinical outcomes, underscoring the need for more comprehensive methodologies and a deeper understanding of the factors influencing clinical outcomes in this challenging disease.","container-title":"Neurobiology of Disease","DOI":"10.1016/j.nbd.2024.106521","ISSN":"09699961","journalAbbreviation":"Neurobiology of Disease","language":"en","page":"106521","source":"DOI.org (Crossref)","title":"Indirect functional connectivity does not predict overall survival in glioblastoma","volume":"196","author":[{"family":"Pini","given":"Lorenzo"},{"family":"Lombardi","given":"Giuseppe"},{"family":"Sansone","given":"Giulio"},{"family":"Gaiola","given":"Matteo"},{"family":"Padovan","given":"Marta"},{"family":"Volpin","given":"Francesco"},{"family":"Denaro","given":"Luca"},{"family":"Corbetta","given":"Maurizio"},{"family":"Salvalaggio","given":"Alessandro"}],"issued":{"date-parts":[["2024",6]]}}}],"schema":"https://github.com/citation-style-language/schema/raw/master/csl-citation.json"} </w:instrText>
      </w:r>
      <w:r w:rsidR="00BA09E2">
        <w:fldChar w:fldCharType="separate"/>
      </w:r>
      <w:r w:rsidR="00A71DBB" w:rsidRPr="00A71DBB">
        <w:rPr>
          <w:rFonts w:cs="Times New Roman"/>
          <w:vertAlign w:val="superscript"/>
        </w:rPr>
        <w:t>18</w:t>
      </w:r>
      <w:r w:rsidR="00BA09E2">
        <w:fldChar w:fldCharType="end"/>
      </w:r>
      <w:r w:rsidR="00BA09E2">
        <w:t xml:space="preserve"> </w:t>
      </w:r>
      <w:r w:rsidR="00331BD4" w:rsidRPr="005E7296">
        <w:rPr>
          <w:highlight w:val="yellow"/>
        </w:rPr>
        <w:t>This gap between group-level statistical mapping and individual clinical prediction is also documented in psychiatric neuromodulation, where connectomic models fail to reliably predict patient-level outcomes</w:t>
      </w:r>
      <w:r w:rsidR="002324DC">
        <w:t>.</w:t>
      </w:r>
      <w:r w:rsidR="002324DC">
        <w:fldChar w:fldCharType="begin"/>
      </w:r>
      <w:r w:rsidR="002324DC">
        <w:instrText xml:space="preserve"> ADDIN ZOTERO_ITEM CSL_CITATION {"citationID":"qEkPPsBn","properties":{"unsorted":false,"formattedCitation":"\\super 19\\nosupersub{}","plainCitation":"19","noteIndex":0},"citationItems":[{"id":574,"uris":["http://zotero.org/users/5757768/items/Q24RCASA"],"itemData":{"id":574,"type":"article-journal","container-title":"Neuropsychopharmacology","DOI":"10.1038/s41386-021-01199-9","ISSN":"0893-133X, 1740-634X","issue":"4","journalAbbreviation":"Neuropsychopharmacol.","language":"en","page":"965-972","source":"DOI.org (Crossref)","title":"Patient-specific connectomic models correlate with, but do not reliably predict, outcomes in deep brain stimulation for obsessive-compulsive disorder","volume":"47","author":[{"family":"Widge","given":"Alik S."},{"family":"Zhang","given":"Fan"},{"family":"Gosai","given":"Aishwarya"},{"family":"Papadimitrou","given":"George"},{"family":"Wilson-Braun","given":"Peter"},{"family":"Tsintou","given":"Magdalini"},{"family":"Palanivelu","given":"Senthil"},{"family":"Noecker","given":"Angela M."},{"family":"McIntyre","given":"Cameron C."},{"family":"O’Donnell","given":"Lauren"},{"family":"McLaughlin","given":"Nicole C. R."},{"family":"Greenberg","given":"Benjamin D."},{"family":"Makris","given":"Nikolaos"},{"family":"Dougherty","given":"Darin D."},{"family":"Rathi","given":"Yogesh"}],"issued":{"date-parts":[["2022",3]]}}}],"schema":"https://github.com/citation-style-language/schema/raw/master/csl-citation.json"} </w:instrText>
      </w:r>
      <w:r w:rsidR="002324DC">
        <w:fldChar w:fldCharType="separate"/>
      </w:r>
      <w:r w:rsidR="002324DC" w:rsidRPr="002324DC">
        <w:rPr>
          <w:rFonts w:cs="Times New Roman"/>
          <w:vertAlign w:val="superscript"/>
        </w:rPr>
        <w:t>19</w:t>
      </w:r>
      <w:r w:rsidR="002324DC">
        <w:fldChar w:fldCharType="end"/>
      </w:r>
      <w:r w:rsidR="002324DC">
        <w:t xml:space="preserve"> </w:t>
      </w:r>
      <w:r w:rsidR="006D789F" w:rsidRPr="005B3EAA">
        <w:rPr>
          <w:lang w:val="en-GB"/>
        </w:rPr>
        <w:t xml:space="preserve">Beyond these empirical observations, a formal methodological reappraisal </w:t>
      </w:r>
      <w:r w:rsidR="006D789F">
        <w:t>has suggested that standard LNM approaches</w:t>
      </w:r>
      <w:r w:rsidR="006D789F" w:rsidRPr="005B3EAA">
        <w:rPr>
          <w:lang w:val="en-GB"/>
        </w:rPr>
        <w:t xml:space="preserve"> can be </w:t>
      </w:r>
      <w:r w:rsidR="006D789F">
        <w:rPr>
          <w:lang w:val="en-GB"/>
        </w:rPr>
        <w:t>mathematically approximated</w:t>
      </w:r>
      <w:r w:rsidR="006D789F" w:rsidRPr="005B3EAA">
        <w:rPr>
          <w:lang w:val="en-GB"/>
        </w:rPr>
        <w:t xml:space="preserve"> </w:t>
      </w:r>
      <w:r w:rsidR="006D789F">
        <w:t>as a linear multiplication between a lesion matrix and a fixed normative FC matrix</w:t>
      </w:r>
      <w:r w:rsidR="006D789F" w:rsidRPr="005B3EAA">
        <w:rPr>
          <w:lang w:val="en-GB"/>
        </w:rPr>
        <w:t xml:space="preserve">. </w:t>
      </w:r>
      <w:r w:rsidR="006D789F">
        <w:rPr>
          <w:lang w:val="en-GB"/>
        </w:rPr>
        <w:t>In this setting, when lesions</w:t>
      </w:r>
      <w:r w:rsidR="006D789F" w:rsidRPr="005B3EAA">
        <w:rPr>
          <w:lang w:val="en-GB"/>
        </w:rPr>
        <w:t xml:space="preserve"> </w:t>
      </w:r>
      <w:r w:rsidR="006D789F">
        <w:t xml:space="preserve">or other local brain alterations </w:t>
      </w:r>
      <w:r w:rsidR="006D789F" w:rsidRPr="005B3EAA">
        <w:rPr>
          <w:lang w:val="en-GB"/>
        </w:rPr>
        <w:t>are multiplied by the same group-average connectome and aggregated across participants, the resulting maps repeatedly sample the same low-dimensional structure. As a consequence, group-level networks tend to converge toward dominant topological properties of the normative connectome, particularly node degree, leading to substantial overlap across diseases, symptoms</w:t>
      </w:r>
      <w:r w:rsidR="006D789F">
        <w:rPr>
          <w:lang w:val="en-GB"/>
        </w:rPr>
        <w:t xml:space="preserve"> and</w:t>
      </w:r>
      <w:r w:rsidR="006D789F" w:rsidRPr="005B3EAA">
        <w:rPr>
          <w:lang w:val="en-GB"/>
        </w:rPr>
        <w:t xml:space="preserve"> even randomized seeds</w:t>
      </w:r>
      <w:r w:rsidR="006D789F">
        <w:rPr>
          <w:lang w:val="en-GB"/>
        </w:rPr>
        <w:t xml:space="preserve">, </w:t>
      </w:r>
      <w:r w:rsidR="006D789F">
        <w:t>raising concerns about their specificity</w:t>
      </w:r>
      <w:r w:rsidR="006D789F" w:rsidRPr="005B3EAA">
        <w:rPr>
          <w:lang w:val="en-GB"/>
        </w:rPr>
        <w:t>.</w:t>
      </w:r>
      <w:r w:rsidR="006D789F">
        <w:rPr>
          <w:lang w:val="en-GB"/>
        </w:rPr>
        <w:fldChar w:fldCharType="begin"/>
      </w:r>
      <w:r w:rsidR="002324DC">
        <w:rPr>
          <w:lang w:val="en-GB"/>
        </w:rPr>
        <w:instrText xml:space="preserve"> ADDIN ZOTERO_ITEM CSL_CITATION {"citationID":"X2fLQvSc","properties":{"unsorted":false,"formattedCitation":"\\super 20\\nosupersub{}","plainCitation":"20","noteIndex":0},"citationItems":[{"id":308,"uris":["http://zotero.org/users/5757768/items/XE968S83"],"itemData":{"id":308,"type":"article-journal","abstract":"Abstract\n            Lesion network mapping (LNM) is a neuroimaging framework that uses normative functional connectivity (FC) data to link heterogeneous brain lesions and functional alterations to brain networks implicated in neurological and psychiatric conditions. However, many of the networks identified by LNM and related methods appear to be highly similar across diverse conditions such as addiction, depression, psychosis and epilepsy. To understand this similarity, we re-examined the data from multiple LNM studies and assessed the methodological roots of the method. Our findings reveal a foundational limitation: at its core, LNM involves a repetitive sampling of one and the same FC matrix. As a result, it systematically maps sets of local brain changes—whether they are patient lesions, magnetic resonance imaging-derived alterations, synthetic or random—onto the same nonspecific properties of the used FC data, producing highly similar networks across conditions. This central limitation cautions the use of LNM as a method for studying distinct biological networks underlying brain disorders. Our work may aid the development of a new generation of network-mapping methods from first principles.","container-title":"Nature Neuroscience","DOI":"10.1038/s41593-025-02196-7","ISSN":"1097-6256, 1546-1726","journalAbbreviation":"Nat Neurosci","language":"en","source":"DOI.org (Crossref)","title":"Investigating the methodological foundation of lesion network mapping","URL":"https://www.nature.com/articles/s41593-025-02196-7","author":[{"family":"Van Den Heuvel","given":"Martijn P."},{"family":"Libedinsky","given":"Ilan"},{"family":"Quiroz Monnens","given":"Sebastian"},{"family":"Repple","given":"Jonathan"},{"family":"Sommer","given":"Iris"},{"family":"Cocchi","given":"Luca"}],"accessed":{"date-parts":[["2026",2,2]]},"issued":{"date-parts":[["2026",1,15]]}}}],"schema":"https://github.com/citation-style-language/schema/raw/master/csl-citation.json"} </w:instrText>
      </w:r>
      <w:r w:rsidR="006D789F">
        <w:rPr>
          <w:lang w:val="en-GB"/>
        </w:rPr>
        <w:fldChar w:fldCharType="separate"/>
      </w:r>
      <w:r w:rsidR="002324DC" w:rsidRPr="002324DC">
        <w:rPr>
          <w:rFonts w:cs="Times New Roman"/>
          <w:vertAlign w:val="superscript"/>
        </w:rPr>
        <w:t>20</w:t>
      </w:r>
      <w:r w:rsidR="006D789F">
        <w:rPr>
          <w:lang w:val="en-GB"/>
        </w:rPr>
        <w:fldChar w:fldCharType="end"/>
      </w:r>
      <w:r w:rsidR="006D789F">
        <w:rPr>
          <w:lang w:val="en-GB"/>
        </w:rPr>
        <w:t xml:space="preserve"> </w:t>
      </w:r>
      <w:r w:rsidR="006D789F">
        <w:t xml:space="preserve"> </w:t>
      </w:r>
      <w:r w:rsidR="001D13FD">
        <w:t>A</w:t>
      </w:r>
      <w:r w:rsidR="00844002" w:rsidRPr="00F54852">
        <w:rPr>
          <w:lang w:val="en-US"/>
        </w:rPr>
        <w:t xml:space="preserve"> complementary biological reappraisal has emphasized that normative connectivity mapping is intrinsically confined to first-order estimates of disconnection and is, by construction, unable to model the polysynaptic reorganization processes that follow neural injury, nor the divergent hyperconnectivity–hypoconnectivity dynamics that increasingly appear as a transdiagnostic principle of how the brain responds to pathology.</w:t>
      </w:r>
      <w:r w:rsidR="001148D5">
        <w:rPr>
          <w:lang w:val="en-US"/>
        </w:rPr>
        <w:fldChar w:fldCharType="begin"/>
      </w:r>
      <w:r w:rsidR="002324DC">
        <w:rPr>
          <w:lang w:val="en-US"/>
        </w:rPr>
        <w:instrText xml:space="preserve"> ADDIN ZOTERO_ITEM CSL_CITATION {"citationID":"XpDDfqf1","properties":{"unsorted":false,"formattedCitation":"\\super 21\\nosupersub{}","plainCitation":"21","noteIndex":0},"citationItems":[{"id":506,"uris":["http://zotero.org/users/5757768/items/YKVXDEX2"],"itemData":{"id":506,"type":"article-journal","abstract":"Lesion network mapping (LNM), or atrophy network mapping, has become a widely adopted tool for linking focal brain lesions or neurodegenerative brain clusters, respectively, to distributed functional networks associated with cognitive or clinical deficits. Recent insights, however, suggest that LNM primarily captures elementary topological properties of the normative connectome rather than disorder-specific circuits. Independent clinical evidence supports these methodological concerns, reflecting a deeper biological issue. LNM is inherently unable to capture the higher-order disconnection effects and non-linear connectivity changes that characterize the brain response to a broad range of neurological conditions. Brain injuries can induce widespread changes in distal regions not directly affected by the damage, as well as complex patterns of pathological hyperconnectivity and hypoconnectivity that evolve over time and whose functional significance remains uncertain. These phenomena represent a central challenge in clinical neuroscience. LNM is intrinsically limited in capturing these dynamics, with important implications for clinical translation and neuromodulation.","container-title":"Nature Neuroscience","DOI":"10.1038/s41593-026-02319-8","ISSN":"1546-1726","journalAbbreviation":"Nat Neurosci","language":"en","license":"2026 Springer Nature America, Inc.","page":"1-3","publisher":"Nature Publishing Group","source":"www.nature.com","title":"Considering biological limitations of lesion network mapping","author":[{"family":"Pini","given":"Lorenzo"},{"family":"Salvalaggio","given":"Alessandro"},{"family":"Corbetta","given":"Maurizio"}],"issued":{"date-parts":[["2026",5,20]]}}}],"schema":"https://github.com/citation-style-language/schema/raw/master/csl-citation.json"} </w:instrText>
      </w:r>
      <w:r w:rsidR="001148D5">
        <w:rPr>
          <w:lang w:val="en-US"/>
        </w:rPr>
        <w:fldChar w:fldCharType="separate"/>
      </w:r>
      <w:r w:rsidR="002324DC" w:rsidRPr="002324DC">
        <w:rPr>
          <w:rFonts w:cs="Times New Roman"/>
          <w:vertAlign w:val="superscript"/>
        </w:rPr>
        <w:t>21</w:t>
      </w:r>
      <w:r w:rsidR="001148D5">
        <w:rPr>
          <w:lang w:val="en-US"/>
        </w:rPr>
        <w:fldChar w:fldCharType="end"/>
      </w:r>
      <w:r w:rsidR="00844002" w:rsidRPr="00F54852">
        <w:rPr>
          <w:lang w:val="en-US"/>
        </w:rPr>
        <w:t xml:space="preserve"> In </w:t>
      </w:r>
      <w:r w:rsidR="00844002">
        <w:rPr>
          <w:lang w:val="en-US"/>
        </w:rPr>
        <w:t>AD</w:t>
      </w:r>
      <w:r w:rsidR="00844002" w:rsidRPr="00F54852">
        <w:rPr>
          <w:lang w:val="en-US"/>
        </w:rPr>
        <w:t>, for example, cascading network failure</w:t>
      </w:r>
      <w:r w:rsidR="00844002">
        <w:rPr>
          <w:lang w:val="en-US"/>
        </w:rPr>
        <w:t xml:space="preserve">, </w:t>
      </w:r>
      <w:r w:rsidR="00844002" w:rsidRPr="00F54852">
        <w:rPr>
          <w:lang w:val="en-US"/>
        </w:rPr>
        <w:t>in which focal tau accumulation triggers early hippocampal hyperconnectivity followed by progressive default-mode hypoconnectivity as amyloid-</w:t>
      </w:r>
      <w:r w:rsidR="00844002">
        <w:t>β</w:t>
      </w:r>
      <w:r w:rsidR="00844002" w:rsidRPr="00F54852">
        <w:rPr>
          <w:lang w:val="en-US"/>
        </w:rPr>
        <w:t>-driven compensation saturates</w:t>
      </w:r>
      <w:r w:rsidR="00526E3A">
        <w:rPr>
          <w:lang w:val="en-US"/>
        </w:rPr>
        <w:t>,</w:t>
      </w:r>
      <w:r w:rsidR="00526E3A">
        <w:rPr>
          <w:lang w:val="en-US"/>
        </w:rPr>
        <w:fldChar w:fldCharType="begin"/>
      </w:r>
      <w:r w:rsidR="002324DC">
        <w:rPr>
          <w:lang w:val="en-US"/>
        </w:rPr>
        <w:instrText xml:space="preserve"> ADDIN ZOTERO_ITEM CSL_CITATION {"citationID":"hxV5oUkj","properties":{"unsorted":false,"formattedCitation":"\\super 22\\nosupersub{}","plainCitation":"22","noteIndex":0},"citationItems":[{"id":519,"uris":["http://zotero.org/users/5757768/items/LTE6CF6B"],"itemData":{"id":519,"type":"article-journal","abstract":"Subsystems within the default mode network are differentially affected in Alzheimer’s disease. Jones et al. present an in-depth analysis of changes within these subsystems and relate them to biomarker profiles across the Alzheimer’s disease spectrum. Results support a cascading network failure model of Alzheimer’s disease., \nSubsystems within the default mode network are differentially affected in Alzheimer’s disease. Jones et al. present an in-depth analysis of changes within these subsystems and relate them to biomarker profiles across the Alzheimer’s disease spectrum. Results support a cascading network failure model of Alzheimer’s disease.\n, Complex biological systems are organized across various spatiotemporal scales with particular scientific disciplines dedicated to the study of each scale (e.g. genetics, molecular biology and cognitive neuroscience). When considering disease pathophysiology, one must contemplate the scale at which the disease process is being observed and how these processes impact other levels of organization. Historically Alzheimer’s disease has been viewed as a disease of abnormally aggregated proteins by pathologists and molecular biologists and a disease of clinical symptoms by neurologists and psychologists. Bridging the divide between these scales has been elusive, but the study of brain networks appears to be a pivotal inroad to accomplish this task. In this study, we were guided by an emerging systems-based conceptualization of Alzheimer’s disease and investigated changes in brain networks across the disease spectrum. The default mode network has distinct subsystems with unique functional-anatomic connectivity, cognitive associations, and responses to Alzheimer’s pathophysiology. These distinctions provide a window into the systems-level pathophysiology of Alzheimer’s disease. Using clinical phenotyping, metadata, and multimodal neuroimaging data from the Alzheimer’s Disease Neuroimaging Initiative, we characterized the pattern of default mode network subsystem connectivity changes across the entire disease spectrum (n = 128). The two main findings of this paper are (i) the posterior default mode network fails before measurable amyloid plaques and appears to initiate a connectivity cascade that continues throughout the disease spectrum; and (ii) high connectivity between the posterior default mode network and hubs of high connectivity (many located in the frontal lobe) is associated with amyloid accumulation. These findings support a system model best characterized by a cascading network failure—analogous to cascading failures seen in power grids triggered by local overloads proliferating to downstream nodes eventually leading to widespread power outages, or systems failures. The failure begins in the posterior default mode network, which then shifts processing burden to other systems containing prominent connectivity hubs. This model predicts a connectivity ‘overload’ that precedes structural and functional declines and recasts the interpretation of high connectivity from that of a positive compensatory phenomenon to that of a load-shifting process transiently serving a compensatory role. It is unknown whether this systems-level pathophysiology is the inciting event driving downstream molecular events related to synaptic activity embedded in these systems. Possible interpretations include that the molecular-level events drive the network failure, a pathological interaction between the network-level and the molecular-level, or other upstream factors are driving both.","container-title":"Brain","DOI":"10.1093/brain/awv338","ISSN":"0006-8950","issue":"2","journalAbbreviation":"Brain","page":"547-562","PMID":"26586695","PMCID":"PMC4805086","source":"PubMed Central","title":"Cascading network failure across the Alzheimer’s disease spectrum","volume":"139","author":[{"family":"Jones","given":"David T."},{"family":"Knopman","given":"David S."},{"family":"Gunter","given":"Jeffrey L."},{"family":"Graff-Radford","given":"Jonathan"},{"family":"Vemuri","given":"Prashanthi"},{"family":"Boeve","given":"Bradley F."},{"family":"Petersen","given":"Ronald C."},{"family":"Weiner","given":"Michael W."},{"family":"Jack","given":"Clifford R."}],"issued":{"date-parts":[["2016",2]]}}}],"schema":"https://github.com/citation-style-language/schema/raw/master/csl-citation.json"} </w:instrText>
      </w:r>
      <w:r w:rsidR="00526E3A">
        <w:rPr>
          <w:lang w:val="en-US"/>
        </w:rPr>
        <w:fldChar w:fldCharType="separate"/>
      </w:r>
      <w:r w:rsidR="002324DC" w:rsidRPr="002324DC">
        <w:rPr>
          <w:rFonts w:cs="Times New Roman"/>
          <w:vertAlign w:val="superscript"/>
        </w:rPr>
        <w:t>22</w:t>
      </w:r>
      <w:r w:rsidR="00526E3A">
        <w:rPr>
          <w:lang w:val="en-US"/>
        </w:rPr>
        <w:fldChar w:fldCharType="end"/>
      </w:r>
      <w:r w:rsidR="00844002">
        <w:rPr>
          <w:lang w:val="en-US"/>
        </w:rPr>
        <w:t xml:space="preserve"> </w:t>
      </w:r>
      <w:r w:rsidR="00844002" w:rsidRPr="00F54852">
        <w:rPr>
          <w:lang w:val="en-US"/>
        </w:rPr>
        <w:t>exemplifies the kind of non-linear trajectory that a static projection onto a healthy connectome cannot disambiguate.</w:t>
      </w:r>
      <w:r w:rsidR="00FA6407">
        <w:rPr>
          <w:lang w:val="en-US"/>
        </w:rPr>
        <w:fldChar w:fldCharType="begin"/>
      </w:r>
      <w:r w:rsidR="002324DC">
        <w:rPr>
          <w:lang w:val="en-US"/>
        </w:rPr>
        <w:instrText xml:space="preserve"> ADDIN ZOTERO_ITEM CSL_CITATION {"citationID":"OncwgqhO","properties":{"unsorted":false,"formattedCitation":"\\super 21\\nosupersub{}","plainCitation":"21","noteIndex":0},"citationItems":[{"id":506,"uris":["http://zotero.org/users/5757768/items/YKVXDEX2"],"itemData":{"id":506,"type":"article-journal","abstract":"Lesion network mapping (LNM), or atrophy network mapping, has become a widely adopted tool for linking focal brain lesions or neurodegenerative brain clusters, respectively, to distributed functional networks associated with cognitive or clinical deficits. Recent insights, however, suggest that LNM primarily captures elementary topological properties of the normative connectome rather than disorder-specific circuits. Independent clinical evidence supports these methodological concerns, reflecting a deeper biological issue. LNM is inherently unable to capture the higher-order disconnection effects and non-linear connectivity changes that characterize the brain response to a broad range of neurological conditions. Brain injuries can induce widespread changes in distal regions not directly affected by the damage, as well as complex patterns of pathological hyperconnectivity and hypoconnectivity that evolve over time and whose functional significance remains uncertain. These phenomena represent a central challenge in clinical neuroscience. LNM is intrinsically limited in capturing these dynamics, with important implications for clinical translation and neuromodulation.","container-title":"Nature Neuroscience","DOI":"10.1038/s41593-026-02319-8","ISSN":"1546-1726","journalAbbreviation":"Nat Neurosci","language":"en","license":"2026 Springer Nature America, Inc.","page":"1-3","publisher":"Nature Publishing Group","source":"www.nature.com","title":"Considering biological limitations of lesion network mapping","author":[{"family":"Pini","given":"Lorenzo"},{"family":"Salvalaggio","given":"Alessandro"},{"family":"Corbetta","given":"Maurizio"}],"issued":{"date-parts":[["2026",5,20]]}}}],"schema":"https://github.com/citation-style-language/schema/raw/master/csl-citation.json"} </w:instrText>
      </w:r>
      <w:r w:rsidR="00FA6407">
        <w:rPr>
          <w:lang w:val="en-US"/>
        </w:rPr>
        <w:fldChar w:fldCharType="separate"/>
      </w:r>
      <w:r w:rsidR="002324DC" w:rsidRPr="002324DC">
        <w:rPr>
          <w:rFonts w:cs="Times New Roman"/>
          <w:vertAlign w:val="superscript"/>
        </w:rPr>
        <w:t>21</w:t>
      </w:r>
      <w:r w:rsidR="00FA6407">
        <w:rPr>
          <w:lang w:val="en-US"/>
        </w:rPr>
        <w:fldChar w:fldCharType="end"/>
      </w:r>
      <w:r w:rsidR="00844002" w:rsidRPr="00F54852">
        <w:rPr>
          <w:lang w:val="en-US"/>
        </w:rPr>
        <w:t xml:space="preserve"> </w:t>
      </w:r>
      <w:r w:rsidR="00844002">
        <w:rPr>
          <w:lang w:val="en-US"/>
        </w:rPr>
        <w:t xml:space="preserve"> </w:t>
      </w:r>
    </w:p>
    <w:p w14:paraId="18FED392" w14:textId="6867D73D" w:rsidR="00D417D5" w:rsidRDefault="00D417D5" w:rsidP="006D789F">
      <w:r>
        <w:t xml:space="preserve">These concerns are critically relevant to tau-related neurodegenerative syndromes, </w:t>
      </w:r>
      <w:r w:rsidR="00844002">
        <w:t xml:space="preserve">such as </w:t>
      </w:r>
      <w:r>
        <w:t xml:space="preserve">AD, CBS and PSP. Within the AN mapping literature, these three disorders </w:t>
      </w:r>
      <w:r w:rsidR="000326B0">
        <w:t>are among</w:t>
      </w:r>
      <w:r w:rsidR="00153BE3">
        <w:t xml:space="preserve"> the </w:t>
      </w:r>
      <w:r>
        <w:t xml:space="preserve">most extensively investigated clinical models, with prior studies consistently </w:t>
      </w:r>
      <w:r w:rsidR="00150A70">
        <w:t xml:space="preserve">demonstrating the AN mapping framework's ability to isolate distinct, syndrome- and symptom-specific functional networks that </w:t>
      </w:r>
      <w:r>
        <w:t>bypass local structural variability</w:t>
      </w:r>
      <w:r w:rsidR="005A77FC">
        <w:t>.</w:t>
      </w:r>
      <w:r w:rsidR="00F724EE">
        <w:t xml:space="preserve"> I</w:t>
      </w:r>
      <w:r>
        <w:t xml:space="preserve">n clinical practice, </w:t>
      </w:r>
      <w:r w:rsidR="00F724EE">
        <w:t>however, they</w:t>
      </w:r>
      <w:r>
        <w:t xml:space="preserve"> remain classic diagnostic challenges because of their highly overlapping clinical phenotypes</w:t>
      </w:r>
      <w:r w:rsidR="0010197F">
        <w:t xml:space="preserve"> and macrostructural alterations</w:t>
      </w:r>
      <w:r w:rsidR="009D43C8">
        <w:t>,</w:t>
      </w:r>
      <w:r w:rsidR="00656DB1" w:rsidRPr="00121390">
        <w:fldChar w:fldCharType="begin"/>
      </w:r>
      <w:r w:rsidR="002324DC">
        <w:instrText xml:space="preserve"> ADDIN ZOTERO_ITEM CSL_CITATION {"citationID":"7T5YBuvs","properties":{"unsorted":false,"formattedCitation":"\\super 23\\uc0\\u8211{}25\\nosupersub{}","plainCitation":"23–25","noteIndex":0},"citationItems":[{"id":318,"uris":["http://zotero.org/users/5757768/items/2SNVBIAB"],"itemData":{"id":318,"type":"article-journal","container-title":"Clinical Parkinsonism &amp; Related Disorders","DOI":"10.1016/j.prdoa.2019.08.005","ISSN":"25901125","journalAbbreviation":"Clinical Parkinsonism &amp; Related Disorders","language":"en","page":"66-71","source":"DOI.org (Crossref)","title":"Corticobasal degeneration and corticobasal syndrome: A review","title-short":"Corticobasal degeneration and corticobasal syndrome","volume":"1","author":[{"family":"Constantinides","given":"Vasilios C."},{"family":"Paraskevas","given":"George P."},{"family":"Paraskevas","given":"Panagiotis G."},{"family":"Stefanis","given":"Leonidas"},{"family":"Kapaki","given":"Elisabeth"}],"issued":{"date-parts":[["2019"]]}}},{"id":319,"uris":["http://zotero.org/users/5757768/items/ET89R475"],"itemData":{"id":319,"type":"article-journal","abstract":"Objectives\n              To evaluate the effect of Alzheimer's disease (AD) ‐related biomarker change on clinical features, brain atrophy and functional connectivity of patients with corticobasal syndrome (CBS) and progressive supranuclear palsy (PSP).\n            \n            \n              Methods\n              Data from patients with a clinical diagnosis of CBS, PSP, and AD and healthy controls were obtained from the 4‐R‐Tauopathy Neuroimaging Initiative 1 and 2, the Alzheimer's Disease Neuroimaging Initiative, and a local cohort from the Toronto Western Hospital. Patients with CBS and PSP were divided into AD‐positive (CBS/PSP‐AD) and AD‐negative (CBS/PSP‐noAD) groups based on fluid biomarkers and amyloid PET scans. Cognitive, motor, and depression scores; AD fluid biomarkers (cerebrospinal p‐tau, t‐tau, and amyloid‐beta, and plasma ptau‐217); and neuroimaging data (amyloid PET, MRI and fMRI) were collected. Clinical features, whole‐brain gray matter volume and functional networks connectivity were compared across groups.\n            \n            \n              Results\n              Data were analyzed from 87 CBS/PSP‐noAD and 23 CBS/PSP‐AD, 18 AD, and 30 healthy controls. CBS/PSP‐noAD showed worse performance in comparison to CBS/PSP‐AD in the PSPRS [mean(SD): 34.8(15.8) vs 23.3(11.6)] and the UPDRS scores [mean(SD): 34.2(17.0) vs 21.8(13.3)]. CBS/PSP‐AD demonstrated atrophy in AD signature areas and brainstem, while CBS/PSP‐noAD patients displayed atrophy in frontal and temporal areas, globus pallidus, and brainstem compared to healthy controls. The default mode network showed greatest disconnection in CBS/PSP‐AD compared with CBS/PSP‐no AD and controls. The thalamic network connectivity was most affected in CBS/PSP‐noAD.\n            \n            \n              Interpretation\n              AD biomarker positivity may modulate the clinical presentation of CBS/PSP, with evidence of distinctive structural and functional brain changes associated with the AD pathology/co‐pathology. ANN NEUROL 2024;96:99–109","container-title":"Annals of Neurology","DOI":"10.1002/ana.26930","ISSN":"0364-5134, 1531-8249","issue":"1","journalAbbreviation":"Annals of Neurology","language":"en","page":"99-109","source":"DOI.org (Crossref)","title":"Evaluating the Effect of Alzheimer's Disease‐Related Biomarker Change in Corticobasal Syndrome and Progressive Supranuclear Palsy","volume":"96","author":[{"family":"Garcia‐Cordero","given":"Indira"},{"family":"Anastassiadis","given":"Chloe"},{"family":"Khoja","given":"Abeer"},{"family":"Morales‐Rivero","given":"Alonso"},{"family":"Thapa","given":"Simrika"},{"family":"Vasilevskaya","given":"Anna"},{"family":"Davenport","given":"Carly"},{"family":"Sumra","given":"Vishaal"},{"family":"Couto","given":"Blas"},{"family":"Multani","given":"Namita"},{"family":"Taghdiri","given":"Foad"},{"family":"Anor","given":"Cassandra"},{"family":"Misquitta","given":"Karen"},{"family":"Vandevrede","given":"Lawren"},{"family":"Heuer","given":"Hilary"},{"family":"Tang‐Wai","given":"David"},{"family":"Dickerson","given":"Bradford"},{"family":"Pantelyat","given":"Alexander"},{"family":"Litvan","given":"Irene"},{"family":"Boeve","given":"Bradley"},{"family":"Rojas","given":"Julio C."},{"family":"Ljubenkov","given":"Peter"},{"family":"Huey","given":"Edward"},{"family":"Fox","given":"Susan"},{"family":"Kovacs","given":"Gabor G."},{"family":"Boxer","given":"Adam"},{"family":"Lang","given":"Anthony"},{"family":"Tartaglia","given":"M. Carmela"},{"literal":"The 4‐R‐Tauopathy Neuroimaging Initiative Consortium, and the Alzheimer's Disease Neuroimaging Initiative"}],"issued":{"date-parts":[["2024",7]]}}},{"id":468,"uris":["http://zotero.org/users/5757768/items/735GDECS"],"itemData":{"id":468,"type":"article-journal","abstract":"Corticobasal syndrome (CBS) is a clinical syndrome characterised by progressive asymmetric limb rigidity and apraxia with dystonia, myoclonus, cortical sensory loss and alien limb phenomenon. Corticobasal degeneration (CBD) is one of the most common underlying pathologies of CBS, but other disorders, such as progressive supranuclear palsy (PSP), Alzheimer’s disease (AD) and frontotemporal lobar degeneration with TDP-43 inclusions, are also associated with this syndrome.\nIn this review, we describe common and rare neuropathological findings in CBS, including tauopathies, synucleinopathies, TDP-43 proteinopathies, fused in sarcoma proteinopathy, prion disease (Creutzfeldt-Jakob disease) and cerebrovascular disease, based on a narrative review of the literature and clinicopathological studies from two brain banks. Genetic mutations associated with CBS, including GRN and MAPT, are also reviewed. Clinicopathological studies on neurodegenerative disorders associated with CBS have shown that regardless of the underlying pathology, frontoparietal, as well as motor and premotor pathology is associated with CBS. Clinical features that can predict the underlying pathology of CBS remain unclear. Using AD-related biomarkers (ie, amyloid and tau positron emission tomography (PET) and fluid biomarkers), CBS caused by AD often can be differentiated from other causes of CBS. Tau PET may help distinguish AD from other tauopathies and non-tauopathies, but it remains challenging to differentiate non-AD tauopathies, especially PSP and CBD. Although the current clinical diagnostic criteria for CBS have suboptimal sensitivity and specificity, emerging biomarkers hold promise for future improvements in the diagnosis of underlying pathology in patients with CBS.","container-title":"Journal of Neurology, Neurosurgery &amp; Psychiatry","DOI":"10.1136/jnnp-2021-328586","ISSN":"0022-3050, 1468-330X","issue":"9","journalAbbreviation":"J Neurol Neurosurg Psychiatry","language":"en","license":"©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http://creativecommons.org/licenses/by-nc/4.0/.","page":"919-929","PMID":"35697501","publisher":"BMJ Publishing Group Ltd","section":"Neurodegeneration","source":"jnnp.bmj.com","title":"Neuropathology and emerging biomarkers in corticobasal syndrome","volume":"93","author":[{"family":"Koga","given":"Shunsuke"},{"family":"Josephs","given":"Keith A."},{"family":"Aiba","given":"Ikuko"},{"family":"Yoshida","given":"Mari"},{"family":"Dickson","given":"Dennis W."}],"issued":{"date-parts":[["2022",9,1]]}}}],"schema":"https://github.com/citation-style-language/schema/raw/master/csl-citation.json"} </w:instrText>
      </w:r>
      <w:r w:rsidR="00656DB1" w:rsidRPr="00121390">
        <w:fldChar w:fldCharType="separate"/>
      </w:r>
      <w:r w:rsidR="002324DC" w:rsidRPr="002324DC">
        <w:rPr>
          <w:rFonts w:cs="Times New Roman"/>
          <w:vertAlign w:val="superscript"/>
        </w:rPr>
        <w:t>23–25</w:t>
      </w:r>
      <w:r w:rsidR="00656DB1" w:rsidRPr="00121390">
        <w:fldChar w:fldCharType="end"/>
      </w:r>
      <w:r w:rsidR="004B7E61">
        <w:t xml:space="preserve"> in addition </w:t>
      </w:r>
      <w:r w:rsidR="003C0BCF">
        <w:t>to</w:t>
      </w:r>
      <w:r>
        <w:t xml:space="preserve"> marked inter-individual neuroanatomical heterogeneity.</w:t>
      </w:r>
      <w:r w:rsidR="00656DB1" w:rsidRPr="00121390">
        <w:fldChar w:fldCharType="begin"/>
      </w:r>
      <w:r w:rsidR="00656DB1" w:rsidRPr="00121390">
        <w:instrText xml:space="preserve"> ADDIN ZOTERO_ITEM CSL_CITATION {"citationID":"PXPIDEhc","properties":{"unsorted":false,"formattedCitation":"\\super 5,6\\nosupersub{}","plainCitation":"5,6","noteIndex":0},"citationItems":[{"id":322,"uris":["http://zotero.org/users/5757768/items/EZYUAKGB"],"itemData":{"id":322,"type":"article-journal","abstract":"Background and Objectives Frontotemporal lobar degeneration (FTLD) includes diﬀerent clinical syndromes with distinct patterns of symptoms and neuroanatomical locations of neurodegeneration. However, FTLD is clinically heterogeneous (with overlapping symptoms across several domains) and neuroanatomically heterogeneous (with brain atrophy in diﬀerent locations in diﬀerent patients). Traditional methods struggle to fully account for this heterogeneity. In this study, we use a relatively new neuroimaging approach, atrophy network mapping, to localize clinical symptoms in patients with FTLD to speciﬁc brain networks transdiagnostically.","container-title":"Neurology","DOI":"10.1212/WNL.0000000000210108","ISSN":"0028-3878, 1526-632X","issue":"12","journalAbbreviation":"Neurology","language":"en","page":"e210108","source":"DOI.org (Crossref)","title":"Transdiagnostic Network Localization of Social, Language, and Motor Symptoms in Patients With Frontotemporal Lobar Degeneration","volume":"103","author":[{"family":"Phan","given":"Tony X."},{"family":"Mullins","given":"W. Andrew"},{"family":"Tetreault","given":"Aaron M."},{"family":"Shibata","given":"Kiiya"},{"family":"Lee","given":"Jayden L."},{"family":"Hett","given":"Kilian"},{"family":"Considine","given":"Ciaran M."},{"family":"Darby","given":"R. Ryan"},{"literal":"for the Frontotemporal Lobar Degeneration Neuroimaging Initiative, for the 4-Repeat Tauopathy Neuroimaging Initiative"}],"issued":{"date-parts":[["2024",12,24]]}}},{"id":323,"uris":["http://zotero.org/users/5757768/items/5DV8RSNK"],"itemData":{"id":323,"type":"article-journal","abstract":"Objective\n              Perirolandic atrophy occurs in corticobasal syndrome (CBS) but is not specific versus progressive supranuclear palsy (PSP). There is heterogeneity in the locations of atrophy outside the perirolandic cortex and it remains unknown why atrophy in different locations would cause the same CBS‐specific symptoms. In prior work, we used a wiring diagram of the brain called the human connectome to localize lesion‐induced disorders to symptom‐specific brain networks. Here, we use a similar technique termed “atrophy network mapping” to localize single‐subject atrophy maps to symptom‐specific brain networks.\n            \n            \n              Methods\n              Single‐subject atrophy maps were generated by comparing cortical thickness in patients with CBS versus controls. Next, we performed seed‐based functional connectivity using a large normative connectome to determine brain regions functionally connected to each patient's atrophied locations.\n            \n            \n              Results\n              Patients with CBS had perirolandic atrophy versus controls at the group level, but locations of atrophy in CBS were heterogeneous outside of the perirolandic cortex at the single‐subject level (mean spatial correlation = 0.04). In contrast, atrophy occurred in locations functionally connected to the perirolandic cortex in all patients with CBS (spatial correlation = 0.66). Compared with PSP, patients with CBS had atrophy connected to a network of higher‐order sensorimotor regions beyond perirolandic cortex, matching a CBS atrophy network from a recent meta‐analysis. Finally, atrophy network mapping identified a symptom‐specific network for alien limb, matching a lesion‐induced alien limb network and a network associated with agency in healthy subjects.\n            \n            \n              Interpretation\n              We identified a syndrome‐specific network for CBS and symptom‐specific network for alien limb using single‐subject atrophy maps and the human connectome. ANN NEUROL 2020;88:1118–1131","container-title":"Annals of Neurology","DOI":"10.1002/ana.25901","ISSN":"0364-5134, 1531-8249","issue":"6","journalAbbreviation":"Annals of Neurology","language":"en","page":"1118-1131","source":"DOI.org (Crossref)","title":"Network Localization of Alien Limb in Patients with Corticobasal Syndrome","volume":"88","author":[{"family":"Tetreault","given":"Aaron M."},{"family":"Phan","given":"Tony"},{"family":"Petersen","given":"Kalen J."},{"family":"Claassen","given":"Daniel O."},{"family":"Neth","given":"Byran J."},{"family":"Graff‐Radford","given":"Jonathan"},{"family":"Albrecht","given":"Franziska"},{"family":"Fliessbach","given":"Klaus"},{"family":"Schneider","given":"Anja"},{"family":"Synofzik","given":"Matthis"},{"family":"Diehl‐Schmid","given":"Janine"},{"family":"Otto","given":"Markus"},{"family":"Schroeter","given":"Matthias L."},{"family":"Darby","given":"Richard Ryan"},{"literal":"for the 4 Repeat Tau Neuroimaging Initiative"}],"issued":{"date-parts":[["2020",12]]}}}],"schema":"https://github.com/citation-style-language/schema/raw/master/csl-citation.json"} </w:instrText>
      </w:r>
      <w:r w:rsidR="00656DB1" w:rsidRPr="00121390">
        <w:fldChar w:fldCharType="separate"/>
      </w:r>
      <w:r w:rsidR="00656DB1" w:rsidRPr="00121390">
        <w:rPr>
          <w:rFonts w:cs="Times New Roman"/>
          <w:vertAlign w:val="superscript"/>
        </w:rPr>
        <w:t>5,6</w:t>
      </w:r>
      <w:r w:rsidR="00656DB1" w:rsidRPr="00121390">
        <w:fldChar w:fldCharType="end"/>
      </w:r>
      <w:r w:rsidR="00656DB1" w:rsidRPr="00121390">
        <w:t xml:space="preserve"> </w:t>
      </w:r>
      <w:r w:rsidR="00844002">
        <w:t>D</w:t>
      </w:r>
      <w:r>
        <w:t xml:space="preserve">etermining whether </w:t>
      </w:r>
      <w:r w:rsidR="00844002">
        <w:t xml:space="preserve">AN  has clinical utility </w:t>
      </w:r>
      <w:r>
        <w:t>is a critical step that must be addressed before normative network mapping can be reliably translated into clinical workflows or integrated into precision medicine frameworks.</w:t>
      </w:r>
    </w:p>
    <w:p w14:paraId="203B4DF0" w14:textId="347A98BF" w:rsidR="00D02468" w:rsidRPr="00D02468" w:rsidRDefault="00D02468" w:rsidP="00D02468">
      <w:r w:rsidRPr="00D02468">
        <w:t xml:space="preserve">To this aim, we designed a multi-level analytical framework to evaluate the diagnostic and discriminative capacity of AN mapping across AD, PSP and CBS cohorts, systematically varying both the spatial representation of the connectivity data and the complexity of the classification approach. We first tested whether AN-mapping-derived representations were associated with clinical and cognitive measures across different spatial resolutions. Second, to </w:t>
      </w:r>
      <w:r w:rsidRPr="00D02468">
        <w:lastRenderedPageBreak/>
        <w:t xml:space="preserve">determine </w:t>
      </w:r>
      <w:r w:rsidR="00887875">
        <w:t>whether these representations preserve diagnostic information, we evaluated their capacity for patient-level discrimination using unsupervised clustering, along</w:t>
      </w:r>
      <w:r w:rsidRPr="00D02468">
        <w:t xml:space="preserve"> with machine learning (ML) and deep learning (DL) classifiers. Ultimately, this comprehensive evaluation clarifies the extent to which normative connectivity-based mapping yields informative signals for differential diagnosis.</w:t>
      </w:r>
    </w:p>
    <w:p w14:paraId="424D58E9" w14:textId="1FAF3970" w:rsidR="007354E5" w:rsidRDefault="007354E5" w:rsidP="004B3BFF">
      <w:pPr>
        <w:pStyle w:val="Titolo1"/>
      </w:pPr>
      <w:r w:rsidRPr="001367A6">
        <w:t>Materials and methods</w:t>
      </w:r>
      <w:r w:rsidR="00523CC2" w:rsidRPr="001367A6">
        <w:t xml:space="preserve"> </w:t>
      </w:r>
    </w:p>
    <w:p w14:paraId="5B98B674" w14:textId="2BE99E16" w:rsidR="007354E5" w:rsidRDefault="00025258" w:rsidP="00205120">
      <w:pPr>
        <w:pStyle w:val="Titolo2"/>
      </w:pPr>
      <w:r>
        <w:t>Participants</w:t>
      </w:r>
    </w:p>
    <w:p w14:paraId="6EC12B16" w14:textId="3A77A2BE" w:rsidR="00016B6C" w:rsidRDefault="00997908" w:rsidP="0006622A">
      <w:r>
        <w:rPr>
          <w:rFonts w:cs="Times New Roman"/>
          <w:szCs w:val="24"/>
          <w:lang w:val="en-US"/>
        </w:rPr>
        <w:t>D</w:t>
      </w:r>
      <w:r w:rsidR="00016B6C" w:rsidRPr="005971DA">
        <w:rPr>
          <w:rFonts w:cs="Times New Roman"/>
          <w:szCs w:val="24"/>
          <w:lang w:val="en-US"/>
        </w:rPr>
        <w:t>ata used in the preparation of this article were obtained from the ADNI database (</w:t>
      </w:r>
      <w:hyperlink r:id="rId14" w:history="1">
        <w:r w:rsidRPr="00515D10">
          <w:rPr>
            <w:rStyle w:val="Collegamentoipertestuale"/>
            <w:szCs w:val="24"/>
            <w:lang w:val="en-US"/>
          </w:rPr>
          <w:t>http://adni.loni.usc.edu</w:t>
        </w:r>
      </w:hyperlink>
      <w:r w:rsidR="00016B6C" w:rsidRPr="005971DA">
        <w:rPr>
          <w:rFonts w:cs="Times New Roman"/>
          <w:szCs w:val="24"/>
          <w:lang w:val="en-US"/>
        </w:rPr>
        <w:t>)</w:t>
      </w:r>
      <w:r>
        <w:rPr>
          <w:rFonts w:cs="Times New Roman"/>
          <w:szCs w:val="24"/>
          <w:lang w:val="en-US"/>
        </w:rPr>
        <w:t xml:space="preserve"> </w:t>
      </w:r>
      <w:r w:rsidR="00BD6527">
        <w:rPr>
          <w:rFonts w:cs="Times New Roman"/>
          <w:szCs w:val="24"/>
          <w:lang w:val="en-US"/>
        </w:rPr>
        <w:t>and</w:t>
      </w:r>
      <w:r w:rsidRPr="005971DA">
        <w:rPr>
          <w:rFonts w:cs="Times New Roman"/>
          <w:szCs w:val="24"/>
          <w:lang w:val="en-US"/>
        </w:rPr>
        <w:t xml:space="preserve"> from </w:t>
      </w:r>
      <w:r w:rsidR="00A6117C">
        <w:rPr>
          <w:rFonts w:cs="Times New Roman"/>
          <w:szCs w:val="24"/>
          <w:lang w:val="en-US"/>
        </w:rPr>
        <w:t xml:space="preserve">the </w:t>
      </w:r>
      <w:r w:rsidRPr="005971DA">
        <w:rPr>
          <w:rFonts w:cs="Times New Roman"/>
          <w:szCs w:val="24"/>
          <w:lang w:val="en-US"/>
        </w:rPr>
        <w:t xml:space="preserve">4RTNI database (http://4rtni-ftldni.ini.usc.edu/). </w:t>
      </w:r>
      <w:r w:rsidR="00826B42">
        <w:t>Ethics approval for data collection was obtained from the institutional review board at each participating site and all participants provided written informed consent.</w:t>
      </w:r>
      <w:r w:rsidR="00826B42">
        <w:rPr>
          <w:rFonts w:cs="Times New Roman"/>
          <w:szCs w:val="24"/>
        </w:rPr>
        <w:t xml:space="preserve"> </w:t>
      </w:r>
      <w:r w:rsidR="00BD6527">
        <w:rPr>
          <w:rFonts w:cs="Times New Roman"/>
          <w:szCs w:val="24"/>
          <w:lang w:val="en-US"/>
        </w:rPr>
        <w:t xml:space="preserve">Further </w:t>
      </w:r>
      <w:r w:rsidR="00232466">
        <w:rPr>
          <w:rFonts w:cs="Times New Roman"/>
          <w:szCs w:val="24"/>
          <w:lang w:val="en-US"/>
        </w:rPr>
        <w:t>information</w:t>
      </w:r>
      <w:r w:rsidR="00BD6527">
        <w:rPr>
          <w:rFonts w:cs="Times New Roman"/>
          <w:szCs w:val="24"/>
          <w:lang w:val="en-US"/>
        </w:rPr>
        <w:t xml:space="preserve"> </w:t>
      </w:r>
      <w:r w:rsidR="004848EC">
        <w:rPr>
          <w:lang w:val="en-GB"/>
        </w:rPr>
        <w:t>is</w:t>
      </w:r>
      <w:r w:rsidR="00BD6527" w:rsidRPr="00F34B8E">
        <w:rPr>
          <w:lang w:val="en-GB"/>
        </w:rPr>
        <w:t xml:space="preserve"> provided in the </w:t>
      </w:r>
      <w:r w:rsidR="00BD6527" w:rsidRPr="007D4BC1">
        <w:rPr>
          <w:lang w:val="en-GB"/>
        </w:rPr>
        <w:t xml:space="preserve">Supplementary </w:t>
      </w:r>
      <w:r w:rsidR="00BD6527">
        <w:rPr>
          <w:lang w:val="en-GB"/>
        </w:rPr>
        <w:t>Materials</w:t>
      </w:r>
      <w:r w:rsidR="00BD6527">
        <w:rPr>
          <w:rFonts w:cs="Times New Roman"/>
          <w:szCs w:val="24"/>
          <w:lang w:val="en-US"/>
        </w:rPr>
        <w:t>.</w:t>
      </w:r>
    </w:p>
    <w:p w14:paraId="6D70F856" w14:textId="21410020" w:rsidR="00896DCC" w:rsidRDefault="00AB7684" w:rsidP="0006622A">
      <w:r>
        <w:t xml:space="preserve">ADNI participants were included if they had (i) </w:t>
      </w:r>
      <w:r w:rsidR="002445CD">
        <w:t xml:space="preserve">3T </w:t>
      </w:r>
      <w:r>
        <w:t xml:space="preserve">T1-weighted (T1w) MRI, (ii) clinical assessment, (iii) cerebrospinal fluid (CSF) </w:t>
      </w:r>
      <w:r w:rsidR="00CE11B6">
        <w:t>biomarkers</w:t>
      </w:r>
      <w:r>
        <w:t xml:space="preserve"> for </w:t>
      </w:r>
      <w:r w:rsidRPr="0E5D68DE">
        <w:t xml:space="preserve">Aβ </w:t>
      </w:r>
      <w:r>
        <w:t xml:space="preserve">and tau </w:t>
      </w:r>
      <w:r w:rsidR="00987460">
        <w:t>and</w:t>
      </w:r>
      <w:r>
        <w:t xml:space="preserve"> (iv) both </w:t>
      </w:r>
      <w:r w:rsidRPr="0E5D68DE">
        <w:t xml:space="preserve">Aβ- </w:t>
      </w:r>
      <w:r>
        <w:t>and tau-PET imaging</w:t>
      </w:r>
      <w:r w:rsidR="00CE11B6">
        <w:t xml:space="preserve">, </w:t>
      </w:r>
      <w:r w:rsidR="00C12E30">
        <w:t>all acquired within a maximum interval of 24 months</w:t>
      </w:r>
      <w:r>
        <w:t xml:space="preserve">. </w:t>
      </w:r>
      <w:r w:rsidRPr="0E5D68DE">
        <w:t xml:space="preserve">Aβ </w:t>
      </w:r>
      <w:r>
        <w:t xml:space="preserve">and tau status were </w:t>
      </w:r>
      <w:r w:rsidR="005E35D3">
        <w:t>determined</w:t>
      </w:r>
      <w:r>
        <w:t xml:space="preserve"> </w:t>
      </w:r>
      <w:r w:rsidR="00EC27A0">
        <w:t>using established PET- and CSF-based cut-offs, following ADNI-recommended procedures</w:t>
      </w:r>
      <w:r>
        <w:t xml:space="preserve">. </w:t>
      </w:r>
      <w:r w:rsidR="00841C47">
        <w:t>Analyses were restricted to individuals with concordant</w:t>
      </w:r>
      <w:r>
        <w:t xml:space="preserve"> </w:t>
      </w:r>
      <w:r w:rsidR="00750C00">
        <w:t>A</w:t>
      </w:r>
      <w:r w:rsidR="00D32AA5">
        <w:t>β</w:t>
      </w:r>
      <w:r w:rsidRPr="0E5D68DE">
        <w:t xml:space="preserve"> </w:t>
      </w:r>
      <w:r w:rsidR="00841C47">
        <w:t xml:space="preserve">and tau status across PET and CSF, </w:t>
      </w:r>
      <w:r w:rsidR="00D32AA5">
        <w:t>reducing classification ambiguity related to threshold-dependent cut-offs</w:t>
      </w:r>
      <w:r w:rsidR="00F6607D">
        <w:t>.</w:t>
      </w:r>
      <w:r>
        <w:t xml:space="preserve"> In particular, </w:t>
      </w:r>
      <w:r w:rsidRPr="0E5D68DE">
        <w:t xml:space="preserve">Aβ </w:t>
      </w:r>
      <w:r>
        <w:t>positivity (A+) was defined as Florbetapir-PET or FBB-PET global SUVRs &gt; 1.11 or &gt; 1.08, respectively</w:t>
      </w:r>
      <w:r w:rsidR="00A20C5D">
        <w:t>,</w:t>
      </w:r>
      <w:r w:rsidR="00B476BB">
        <w:fldChar w:fldCharType="begin"/>
      </w:r>
      <w:r w:rsidR="002324DC">
        <w:instrText xml:space="preserve"> ADDIN ZOTERO_ITEM CSL_CITATION {"citationID":"zq4DYKww","properties":{"unsorted":false,"formattedCitation":"\\super 26,27\\nosupersub{}","plainCitation":"26,27","noteIndex":0},"citationItems":[{"id":356,"uris":["http://zotero.org/users/5757768/items/QG4RSERR"],"itemData":{"id":356,"type":"article-journal","abstract":"Objective\nUsing data from the Alzheimer’s Disease Neuroimaging Initiative (ADNI) population, we examined (1) cross-sectional relationships between amyloid deposition, hypometabolism, and cognition, and (2) associations between amyloid and hypometabolism measurements and longitudinal cognitive measurements.\n\nMethods\nWe examined associations between mean cortical florbetapir uptake, mean 18F-fluorodeoxyglucose–positron emission tomography (FDG-PET) within a set of predefined regions, and Alzhiemer’s Disease Assessment Scale (ADAS-cog) performance in 426 ADNI participants (126 normal, 162 early mild cognitive impairment [EMCI], 85 late MCI [LMCI], 53 Alzheimer disease [AD] patients). For a subset of these (76 normal, 81 LMCI) we determined whether florbetapir and FDG-PET were associated with retrospective decline in longitudinal ADAS-cog measurements.\n\nResults\nTwenty-nine percent of normal subjects, 43% of EMCI patients, 62% of LMCI patients, and 77% of AD patients were categorized as florbetapir positive. Florbetapir was negatively associated with concurrent FDG and ADAS-cog in both MCI groups. In longitudinal analyses, florbetapir-positive subjects in both normal and LMCI groups had greater ongoing ADAS-cog decline than those who were florbetapir negative. However, in normal subjects, florbetapir positivity was associated with greater ADAS-cog decline than FDG, whereas in LMCI, FDG positivity was associated with greater decline than florbetapir.\n\nInterpretation\nAlthough both hypometabolism and β-amyloid (Aβ) deposition are detectable in normal subjects and all diagnostic groups, Aβ showed greater associations with cognitive decline in normal participants. In view of the minimal cognitive deterioration overall in this group, this suggests that amyloid deposition has an early and subclinical impact on cognition that precedes metabolic changes. At moderate and later stages of disease (LMCI/AD), hypometabolism becomes more pronounced and more closely linked to ongoing cognitive decline.","container-title":"Annals of neurology","DOI":"10.1002/ana.23650","ISSN":"0364-5134","issue":"4","journalAbbreviation":"Ann Neurol","page":"578-586","PMID":"23109153","PMCID":"PMC3786871","source":"PubMed Central","title":"Amyloid Deposition, Hypometabolism, and Longitudinal Cognitive Decline","volume":"72","author":[{"family":"Landau","given":"Susan M."},{"family":"Mintun","given":"Mark A."},{"family":"Joshi","given":"Abhinay D."},{"family":"Koeppe","given":"Robert A."},{"family":"Petersen","given":"Ronald C."},{"family":"Aisen","given":"Paul S."},{"family":"Weiner","given":"Michael W."},{"family":"Jagust","given":"William J."}],"issued":{"date-parts":[["2012",10]]}}},{"id":361,"uris":["http://zotero.org/users/5757768/items/WKFK4CAU"],"itemData":{"id":361,"type":"article-journal","abstract":"Inconsistent positivity thresholds, image analysis pipelines, and quantitative outcomes are key challenges of multisite studies using more than one β-amyloid (Aβ) radiotracer in positron emission tomography (PET). Variability related to these factors contributes to disagreement and lack of replicability in research and clinical trials. To address these problems and promote Aβ PET harmonization, we used [18F]florbetaben (FBB) and [18F]florbetapir (FBP) data from the Alzheimer’s Disease Neuroimaging Initiative (ADNI) to derive (1) standardized Centiloid (CL) transformations and (2) internally consistent positivity thresholds based on separate young control samples.","container-title":"Alzheimer's Research &amp; Therapy","DOI":"10.1186/s13195-021-00836-1","ISSN":"1758-9193","issue":"1","journalAbbreviation":"Alz Res Therapy","language":"en","page":"99","source":"Springer Link","title":"Validation of amyloid PET positivity thresholds in centiloids: a multisite PET study approach","title-short":"Validation of amyloid PET positivity thresholds in centiloids","volume":"13","author":[{"family":"Royse","given":"Sarah K."},{"family":"Minhas","given":"Davneet S."},{"family":"Lopresti","given":"Brian J."},{"family":"Murphy","given":"Alice"},{"family":"Ward","given":"Tyler"},{"family":"Koeppe","given":"Robert A."},{"family":"Bullich","given":"Santiago"},{"family":"DeSanti","given":"Susan"},{"family":"Jagust","given":"William J."},{"family":"Landau","given":"Susan M."},{"literal":"for the Alzheimer’s Disease Neuroimaging Initiative"}],"issued":{"date-parts":[["2021",5,10]]}}}],"schema":"https://github.com/citation-style-language/schema/raw/master/csl-citation.json"} </w:instrText>
      </w:r>
      <w:r w:rsidR="00B476BB">
        <w:fldChar w:fldCharType="separate"/>
      </w:r>
      <w:r w:rsidR="002324DC" w:rsidRPr="002324DC">
        <w:rPr>
          <w:rFonts w:cs="Times New Roman"/>
          <w:vertAlign w:val="superscript"/>
        </w:rPr>
        <w:t>26,27</w:t>
      </w:r>
      <w:r w:rsidR="00B476BB">
        <w:fldChar w:fldCharType="end"/>
      </w:r>
      <w:r>
        <w:t xml:space="preserve"> together with a CSF Aβ42/40 ratio &lt; 0.056</w:t>
      </w:r>
      <w:r w:rsidR="00A20C5D">
        <w:t>.</w:t>
      </w:r>
      <w:r w:rsidR="00A20C5D">
        <w:fldChar w:fldCharType="begin"/>
      </w:r>
      <w:r w:rsidR="002324DC">
        <w:instrText xml:space="preserve"> ADDIN ZOTERO_ITEM CSL_CITATION {"citationID":"3mvZCs98","properties":{"unsorted":false,"formattedCitation":"\\super 28\\nosupersub{}","plainCitation":"28","noteIndex":0},"citationItems":[{"id":298,"uris":["http://zotero.org/users/5757768/items/5ZPKJN4S"],"itemData":{"id":298,"type":"article-journal","abstract":"Introduction: This study investigated the comparability of cerebrospinal fluid (CSF) cutoffs for Elecsys immunoassays for amyloid beta (Aβ)42/Aβ40 or Aβ42/phosphorylated tau (p-tau)181 and the effects of measurement variability when predicting Alzheimer’s disease (AD)-related outcomes (i.e., Aβ-positron emission tomography [PET] visual read and AD neuropathology).","container-title":"Alzheimer's &amp; Dementia","DOI":"10.1002/alz.12897","ISSN":"1552-5260, 1552-5279","issue":"7","journalAbbreviation":"Alzheimer's &amp;amp; Dementia","language":"en","page":"2994-3004","source":"DOI.org (Crossref)","title":"Robustness of CSF Aβ42/40 and Aβ42/P‐tau181 measured using fully automated immunoassays to detect AD‐related outcomes","volume":"19","author":[{"family":"Leuzy","given":"Antoine"},{"family":"Mattsson‐Carlgren","given":"Niklas"},{"family":"Cullen","given":"Nicholas C."},{"family":"Stomrud","given":"Erik"},{"family":"Palmqvist","given":"Sebastian"},{"family":"La Joie","given":"Renaud"},{"family":"Iaccarino","given":"Leonardo"},{"family":"Zetterberg","given":"Henrik"},{"family":"Rabinovici","given":"Gil"},{"family":"Blennow","given":"Kaj"},{"family":"Janelidze","given":"Shorena"},{"family":"Hansson","given":"Oskar"}],"issued":{"date-parts":[["2023",7]]}}}],"schema":"https://github.com/citation-style-language/schema/raw/master/csl-citation.json"} </w:instrText>
      </w:r>
      <w:r w:rsidR="00A20C5D">
        <w:fldChar w:fldCharType="separate"/>
      </w:r>
      <w:r w:rsidR="002324DC" w:rsidRPr="002324DC">
        <w:rPr>
          <w:rFonts w:cs="Times New Roman"/>
          <w:vertAlign w:val="superscript"/>
        </w:rPr>
        <w:t>28</w:t>
      </w:r>
      <w:r w:rsidR="00A20C5D">
        <w:fldChar w:fldCharType="end"/>
      </w:r>
      <w:r>
        <w:t xml:space="preserve"> Tau positivity (T+) was defined as flortaucipir-PET SUVR &gt; 1.34 in a composite of regions including bilateral entorhinal, amygdala, fusiform, inferior</w:t>
      </w:r>
      <w:r w:rsidR="00987460">
        <w:t xml:space="preserve"> and</w:t>
      </w:r>
      <w:r>
        <w:t xml:space="preserve"> middle temporal cortices</w:t>
      </w:r>
      <w:r w:rsidR="002D1D7C">
        <w:t>,</w:t>
      </w:r>
      <w:r w:rsidR="008A3C88">
        <w:fldChar w:fldCharType="begin"/>
      </w:r>
      <w:r w:rsidR="002324DC">
        <w:instrText xml:space="preserve"> ADDIN ZOTERO_ITEM CSL_CITATION {"citationID":"9RaUJyS7","properties":{"unsorted":false,"formattedCitation":"\\super 29\\nosupersub{}","plainCitation":"29","noteIndex":0},"citationItems":[{"id":363,"uris":["http://zotero.org/users/5757768/items/FSRHRC3S"],"itemData":{"id":363,"type":"article-journal","abstract":"The positron emission tomography (PET) tracer [18F]flortaucipir allows in vivo quantification of paired helical filament tau, a core neuropathological feature of Alzheimer disease (AD), but its diagnostic utility is unclear.To examine the discriminative accuracy of [18F]flortaucipir for AD vs non-AD neurodegenerative disorders.In this cross-sectional study, 719 participants were recruited from 3 dementia centers in South Korea, Sweden, and the United States between June 2014 and November 2017 (160 cognitively normal controls, 126 patients with mild cognitive impairment [MCI], of whom 65.9% were amyloid-β [Aβ] positive [ie, MCI due to AD], 179 patients with AD dementia, and 254 patients with various non-AD neurodegenerative disorders).The index test was the [18F]flortaucipir PET standardized uptake value ratio (SUVR) in 5 predefined regions of interest (ROIs). Cut points for tau positivity were determined using the mean +2 SDs observed in controls and Youden Index for the contrast AD dementia vs controls.The reference standard was the clinical diagnosis determined at the specialized memory centers. In the primary analysis, the discriminative accuracy (ie, sensitivity and specificity) of [18F]flortaucipir was examined for AD dementia vs all non-AD neurodegenerative disorders. In secondary analyses, the area under the curve (AUC) of [18F]flortaucipir SUVR was compared with 3 established magnetic resonance imaging measures (hippocampal volumes and AD signature and whole-brain cortical thickness), and sensitivity and specificity of [18F]flortaucipir in MCI due to AD vs non-AD neurodegenerative disorders were determined.Among 719 participants, the overall mean (SD) age was 68.8 (9.2) years and 48.4% were male. The proportions of patients who were amyloid-β positive were 26.3%, 65.9%, 100%, and 23.8% among cognitively normal controls, patients with MCI, patients with AD dementia, and patients with non-AD neurodegenerative disorders, respectively. [18F]flortaucipir uptake in the medial-basal and lateral temporal cortex showed 89.9% (95% CI, 84.6%-93.9%) sensitivity and 90.6% (95% CI, 86.3%-93.9%) specificity using the threshold based on controls (SUVR, 1.34), and 96.8% (95% CI, 92.0%-99.1%) sensitivity and 87.9% (95% CI, 81.9%-92.4%) specificity using the Youden Index–derived cutoff (SUVR, 1.27) for distinguishing AD dementia from all non-AD neurodegenerative disorders. The AUCs for all 5 [18F]flortaucipir ROIs were higher (AUC range, 0.92-0.95) compared with the 3 volumetric MRI measures (AUC range, 0.63-0.75; all ROIs P &amp;lt; .001). Diagnostic performance of the 5 [18F]flortaucipir ROIs were lower in MCI due to AD (AUC range, 0.75-0.84).Among patients with established diagnoses at a memory disorder clinic, [18F]flortaucipir PET was able to discriminate AD from other neurodegenerative diseases. The accuracy and potential utility of this test in patient care require further research in clinically more representative populations.","container-title":"JAMA","DOI":"10.1001/jama.2018.12917","ISSN":"0098-7484","issue":"11","journalAbbreviation":"JAMA","page":"1151-1162","source":"Silverchair","title":"Discriminative Accuracy of [18F]flortaucipir Positron Emission Tomography for Alzheimer Disease vs Other Neurodegenerative Disorders","volume":"320","author":[{"family":"Ossenkoppele","given":"Rik"},{"family":"Rabinovici","given":"Gil D."},{"family":"Smith","given":"Ruben"},{"family":"Cho","given":"Hanna"},{"family":"Schöll","given":"Michael"},{"family":"Strandberg","given":"Olof"},{"family":"Palmqvist","given":"Sebastian"},{"family":"Mattsson","given":"Niklas"},{"family":"Janelidze","given":"Shorena"},{"family":"Santillo","given":"Alexander"},{"family":"Ohlsson","given":"Tomas"},{"family":"Jögi","given":"Jonas"},{"family":"Tsai","given":"Richard"},{"family":"La Joie","given":"Renaud"},{"family":"Kramer","given":"Joel"},{"family":"Boxer","given":"Adam L."},{"family":"Gorno-Tempini","given":"Maria L."},{"family":"Miller","given":"Bruce L."},{"family":"Choi","given":"Jae Y."},{"family":"Ryu","given":"Young H."},{"family":"Lyoo","given":"Chul H."},{"family":"Hansson","given":"Oskar"}],"issued":{"date-parts":[["2018",9,18]]}}}],"schema":"https://github.com/citation-style-language/schema/raw/master/csl-citation.json"} </w:instrText>
      </w:r>
      <w:r w:rsidR="008A3C88">
        <w:fldChar w:fldCharType="separate"/>
      </w:r>
      <w:r w:rsidR="002324DC" w:rsidRPr="002324DC">
        <w:rPr>
          <w:rFonts w:cs="Times New Roman"/>
          <w:vertAlign w:val="superscript"/>
        </w:rPr>
        <w:t>29</w:t>
      </w:r>
      <w:r w:rsidR="008A3C88">
        <w:fldChar w:fldCharType="end"/>
      </w:r>
      <w:r>
        <w:t xml:space="preserve"> as well as CSF pTau181 &gt; 24 pg/mL</w:t>
      </w:r>
      <w:r w:rsidR="002D1D7C">
        <w:t>.</w:t>
      </w:r>
      <w:r w:rsidR="002D1D7C">
        <w:fldChar w:fldCharType="begin"/>
      </w:r>
      <w:r w:rsidR="002324DC">
        <w:instrText xml:space="preserve"> ADDIN ZOTERO_ITEM CSL_CITATION {"citationID":"uSl8T7Ux","properties":{"unsorted":false,"formattedCitation":"\\super 30\\nosupersub{}","plainCitation":"30","noteIndex":0},"citationItems":[{"id":366,"uris":["http://zotero.org/users/5757768/items/9VNKRYCW"],"itemData":{"id":366,"type":"article-journal","abstract":"We evaluated the performance of CSF biomarkers for predicting risk of clinical decline and conversion to dementia in non-demented patients with cognitive symptoms. CSF samples from patients in two multicentre longitudinal studies (ADNI, n = 619; BioFINDER, n = 431) were analysed. Aβ(1–42), tTau and pTau CSF concentrations were measured using Elecsys CSF immunoassays, and tTau/Aβ(1–42) and pTau/Aβ(1–42) ratios calculated. Patients were classified as biomarker (BM)-positive or BM-negative at baseline. Ability of biomarkers to predict risk of clinical decline and conversion to AD/dementia was assessed using pre-established cut-offs for Aβ(1–42) and ratios; tTau and pTau cut-offs were determined. BM-positive patients showed greater clinical decline than BM-negative patients, demonstrated by greater decreases in MMSE scores (all biomarkers: –2.10 to –0.70). Risk of conversion to AD/dementia was higher in BM-positive patients (HR: 1.67 to 11.48). Performance of Tau/Aβ(1–42) ratios was superior to single biomarkers, and consistent even when using cut-offs derived in a different cohort. Optimal pTau and tTau cut-offs were approximately 27 pg/mL and 300 pg/mL in both BioFINDER and ADNI. Elecsys pTau/Aβ(1–42) and tTau/Aβ(1–42) are robust biomarkers for predicting risk of clinical decline and conversion to dementia in non-demented patients, and may support AD diagnosis in clinical practice.","container-title":"Scientific Reports","DOI":"10.1038/s41598-019-54204-z","ISSN":"2045-2322","issue":"1","journalAbbreviation":"Sci Rep","language":"en","license":"2019 The Author(s)","page":"19024","publisher":"Nature Publishing Group","source":"www.nature.com","title":"Predicting clinical decline and conversion to Alzheimer’s disease or dementia using novel Elecsys Aβ(1–42), pTau and tTau CSF immunoassays","volume":"9","author":[{"family":"Blennow","given":"Kaj"},{"family":"Shaw","given":"Leslie M."},{"family":"Stomrud","given":"Erik"},{"family":"Mattsson","given":"Niklas"},{"family":"Toledo","given":"Jon B."},{"family":"Buck","given":"Katharina"},{"family":"Wahl","given":"Simone"},{"family":"Eichenlaub","given":"Udo"},{"family":"Lifke","given":"Valeria"},{"family":"Simon","given":"Maryline"},{"family":"Trojanowski","given":"John Q."},{"family":"Hansson","given":"Oskar"}],"issued":{"date-parts":[["2019",12,13]]}}}],"schema":"https://github.com/citation-style-language/schema/raw/master/csl-citation.json"} </w:instrText>
      </w:r>
      <w:r w:rsidR="002D1D7C">
        <w:fldChar w:fldCharType="separate"/>
      </w:r>
      <w:r w:rsidR="002324DC" w:rsidRPr="002324DC">
        <w:rPr>
          <w:rFonts w:cs="Times New Roman"/>
          <w:vertAlign w:val="superscript"/>
        </w:rPr>
        <w:t>30</w:t>
      </w:r>
      <w:r w:rsidR="002D1D7C">
        <w:fldChar w:fldCharType="end"/>
      </w:r>
      <w:r>
        <w:t xml:space="preserve"> </w:t>
      </w:r>
      <w:r w:rsidR="00067ECB">
        <w:t>Clinical diagnoses corresponded to the diagnostic labels provided in the ADNI dataset</w:t>
      </w:r>
      <w:r w:rsidR="007137E1">
        <w:t>.</w:t>
      </w:r>
      <w:r w:rsidR="00C03F9A">
        <w:fldChar w:fldCharType="begin"/>
      </w:r>
      <w:r w:rsidR="002324DC">
        <w:instrText xml:space="preserve"> ADDIN ZOTERO_ITEM CSL_CITATION {"citationID":"543UTF0s","properties":{"unsorted":false,"formattedCitation":"\\super 31\\nosupersub{}","plainCitation":"31","noteIndex":0},"citationItems":[{"id":380,"uris":["http://zotero.org/users/5757768/items/5U429VBJ"],"itemData":{"id":380,"type":"article-journal","abstract":"Background: Neuroimaging measures and chemical biomarkers may be important indices of clinical progression in normal aging and mild cognitive impairment (MCI) and need to be evaluated longitudinally.Objective: To characterize cross-sectionally and longitudinally clinical measures in normal controls, subjects with MCI, and subjects with mild Alzheimer disease (AD) to enable the assessment of the utility of neuroimaging and chemical biomarker measures.Methods: A total of 819 subjects (229 cognitively normal, 398 with MCI, and 192 with AD) were enrolled at baseline and followed for 12 months using standard cognitive and functional measures typical of clinical trials.Results: The subjects with MCI were more memory impaired than the cognitively normal subjects but not as impaired as the subjects with AD. Nonmemory cognitive measures were only minimally impaired in the subjects with MCI. The subjects with MCI progressed to dementia in 12 months at a rate of 16.5% per year. Approximately 50% of the subjects with MCI were on antidementia therapies. There was minimal movement on the Alzheimer's Disease Assessment Scale–Cognitive Subscale for the normal control subjects, slight movement for the subjects with MCI of 1.1, and a modest change for the subjects with AD of 4.3. Baseline CSF measures of Aβ-42 separated the 3 groups as expected and successfully predicted the 12-month change in cognitive measures.Conclusion: The Alzheimer's Disease Neuroimaging Initiative has successfully recruited cohorts of cognitively normal subjects, subjects with mild cognitive impairment (MCI), and subjects with Alzheimer disease with anticipated baseline characteristics. The 12-month progression rate of MCI was as predicted, and the CSF measures heralded progression of clinical measures over 12 months.","container-title":"Neurology","DOI":"10.1212/WNL.0b013e3181cb3e25","issue":"3","page":"201-209","publisher":"Wolters Kluwer","source":"neurology.org (Atypon)","title":"Alzheimer's Disease Neuroimaging Initiative (ADNI)","volume":"74","author":[{"family":"Petersen","given":"R. C."},{"family":"Aisen","given":"P. S."},{"family":"Beckett","given":"L. A."},{"family":"Donohue","given":"M. C."},{"family":"Gamst","given":"A. C."},{"family":"Harvey","given":"D. J."},{"family":"Jack","given":"C. R."},{"family":"Jagust","given":"W. J."},{"family":"Shaw","given":"L. M."},{"family":"Toga","given":"A. W."},{"family":"Trojanowski","given":"J. Q."},{"family":"Weiner","given":"M. W."}],"issued":{"date-parts":[["2010",1,19]]}}}],"schema":"https://github.com/citation-style-language/schema/raw/master/csl-citation.json"} </w:instrText>
      </w:r>
      <w:r w:rsidR="00C03F9A">
        <w:fldChar w:fldCharType="separate"/>
      </w:r>
      <w:r w:rsidR="002324DC" w:rsidRPr="002324DC">
        <w:rPr>
          <w:rFonts w:cs="Times New Roman"/>
          <w:vertAlign w:val="superscript"/>
        </w:rPr>
        <w:t>31</w:t>
      </w:r>
      <w:r w:rsidR="00C03F9A">
        <w:fldChar w:fldCharType="end"/>
      </w:r>
      <w:r w:rsidR="00D22349">
        <w:t xml:space="preserve"> </w:t>
      </w:r>
      <w:r w:rsidR="003B57CD">
        <w:t>Participants with mild cognitive impairment</w:t>
      </w:r>
      <w:r w:rsidR="000F1550">
        <w:t xml:space="preserve"> (MCI)</w:t>
      </w:r>
      <w:r w:rsidR="003B57CD">
        <w:t xml:space="preserve"> or dementia who were </w:t>
      </w:r>
      <w:r w:rsidR="006C3F2E">
        <w:t>A</w:t>
      </w:r>
      <w:r w:rsidR="003B57CD">
        <w:t>+ and T+ were included in the AD</w:t>
      </w:r>
      <w:r w:rsidR="004307E5">
        <w:t>-spectrum</w:t>
      </w:r>
      <w:r w:rsidR="00EB1DF0">
        <w:t xml:space="preserve"> group</w:t>
      </w:r>
      <w:r w:rsidR="008D5390">
        <w:t>, hereafter referred to as AD for simplicity.</w:t>
      </w:r>
    </w:p>
    <w:p w14:paraId="276A3DB1" w14:textId="7A8C9F5D" w:rsidR="00AB7684" w:rsidRDefault="00AB7684" w:rsidP="0006622A">
      <w:r>
        <w:t xml:space="preserve">Participants with CBS and PSP were obtained from the 4RTNI database. Inclusion criteria required the availability of </w:t>
      </w:r>
      <w:r w:rsidR="00014A54">
        <w:t>a 3T T1-weighted</w:t>
      </w:r>
      <w:r>
        <w:t xml:space="preserve"> MRI </w:t>
      </w:r>
      <w:r w:rsidR="00987460">
        <w:t>and</w:t>
      </w:r>
      <w:r>
        <w:t xml:space="preserve"> a clinical assessment. </w:t>
      </w:r>
      <w:r w:rsidR="005926E1">
        <w:t>Diagnoses</w:t>
      </w:r>
      <w:r>
        <w:t xml:space="preserve"> were </w:t>
      </w:r>
      <w:r w:rsidR="005926E1">
        <w:t>established</w:t>
      </w:r>
      <w:r>
        <w:t xml:space="preserve"> by </w:t>
      </w:r>
      <w:r w:rsidR="005926E1">
        <w:t xml:space="preserve">experienced </w:t>
      </w:r>
      <w:r>
        <w:t xml:space="preserve">site neurologists using </w:t>
      </w:r>
      <w:r w:rsidR="008D5390">
        <w:t>standardized</w:t>
      </w:r>
      <w:r>
        <w:t xml:space="preserve"> diagnostic criteria </w:t>
      </w:r>
      <w:r w:rsidR="004D3B91">
        <w:t>in accordance with</w:t>
      </w:r>
      <w:r>
        <w:t xml:space="preserve"> study-specific protocols</w:t>
      </w:r>
      <w:r w:rsidR="00DE4752">
        <w:t>.</w:t>
      </w:r>
      <w:r w:rsidR="00185FF5">
        <w:fldChar w:fldCharType="begin"/>
      </w:r>
      <w:r w:rsidR="002324DC">
        <w:instrText xml:space="preserve"> ADDIN ZOTERO_ITEM CSL_CITATION {"citationID":"C77gvoVD","properties":{"unsorted":false,"formattedCitation":"\\super 32,33\\nosupersub{}","plainCitation":"32,33","noteIndex":0},"citationItems":[{"id":315,"uris":["http://zotero.org/users/5757768/items/92XVMGFQ"],"itemData":{"id":315,"type":"article-journal","container-title":"Neurology","DOI":"10.1212/WNL.0b013e31827f0fd1","ISSN":"0028-3878, 1526-632X","issue":"5","journalAbbreviation":"Neurology","language":"en","page":"496-503","source":"DOI.org (Crossref)","title":"Criteria for the diagnosis of corticobasal degeneration","volume":"80","author":[{"family":"Armstrong","given":"Melissa J."},{"family":"Litvan","given":"Irene"},{"family":"Lang","given":"Anthony E."},{"family":"Bak","given":"Thomas H."},{"family":"Bhatia","given":"Kailash P."},{"family":"Borroni","given":"Barbara"},{"family":"Boxer","given":"Adam L."},{"family":"Dickson","given":"Dennis W."},{"family":"Grossman","given":"Murray"},{"family":"Hallett","given":"Mark"},{"family":"Josephs","given":"Keith A."},{"family":"Kertesz","given":"Andrew"},{"family":"Lee","given":"Suzee E."},{"family":"Miller","given":"Bruce L."},{"family":"Reich","given":"Stephen G."},{"family":"Riley","given":"David E."},{"family":"Tolosa","given":"Eduardo"},{"family":"Tröster","given":"Alexander I."},{"family":"Vidailhet","given":"Marie"},{"family":"Weiner","given":"William J."}],"issued":{"date-parts":[["2013",1,29]]}}},{"id":388,"uris":["http://zotero.org/users/5757768/items/7X5QVD9V"],"itemData":{"id":388,"type":"article-journal","abstract":"Background: PSP is a neuropathologically defined disease entity. Clinical diagnostic criteria, published in 1996 by the National Institute of Neurological Disorders and Stroke/Society for PSP, have excellent specificity, but their sensitivity is limited for variant PSP syndromes with presentations other than Richardson's syndrome. Objective: We aimed to provide an evidence- and consensus-based revision of the clinical diagnostic criteria for PSP. Methods: We searched the PubMed, Cochrane, Medline, and PSYCInfo databases for articles published in English since 1996, using postmortem diagnosis or highly specific clinical criteria as the diagnostic standard. Second, we generated retrospective standardized clinical data from patients with autopsy-confirmed PSP and control diseases. On this basis, diagnostic criteria were drafted, optimized in two modified Delphi evaluations, submitted to structured discussions with consensus procedures during a 2-day meeting, and refined in three further Delphi rounds. Results: Defined clinical, imaging, laboratory, and genetic findings serve as mandatory basic features, mandatory exclusion criteria, or context-dependent exclusion criteria. We identified four functional domains (ocular motor dysfunction, postural instability, akinesia, and cognitive dysfunction) as clinical predictors of PSP. Within each of these domains, we propose three clinical features that contribute different levels of diagnostic certainty. Specific combinations of these features define the diagnostic criteria, stratified by three degrees of diagnostic certainty (probable PSP, possible PSP, and suggestive of PSP). Clinical clues and imaging findings represent supportive features. Conclusions: Here, we present new criteria aimed to optimize early, sensitive, and specific clinical diagnosis of PSP on the basis of currently available evidence. © 2017 International Parkinson and Movement Disorder Society","container-title":"Movement Disorders","DOI":"10.1002/mds.26987","ISSN":"1531-8257","issue":"6","language":"en","license":"© 2017 International Parkinson and Movement Disorder Society","note":"_eprint: https://movementdisorders.onlinelibrary.wiley.com/doi/pdf/10.1002/mds.26987","page":"853-864","source":"Wiley Online Library","title":"Clinical diagnosis of progressive supranuclear palsy: The movement disorder society criteria","title-short":"Clinical diagnosis of progressive supranuclear palsy","volume":"32","author":[{"family":"Höglinger","given":"Günter U."},{"family":"Respondek","given":"Gesine"},{"family":"Stamelou","given":"Maria"},{"family":"Kurz","given":"Carolin"},{"family":"Josephs","given":"Keith A."},{"family":"Lang","given":"Anthony E."},{"family":"Mollenhauer","given":"Brit"},{"family":"Müller","given":"Ulrich"},{"family":"Nilsson","given":"Christer"},{"family":"Whitwell","given":"Jennifer L."},{"family":"Arzberger","given":"Thomas"},{"family":"Englund","given":"Elisabet"},{"family":"Gelpi","given":"Ellen"},{"family":"Giese","given":"Armin"},{"family":"Irwin","given":"David J."},{"family":"Meissner","given":"Wassilios G."},{"family":"Pantelyat","given":"Alexander"},{"family":"Rajput","given":"Alex"},{"family":"Swieten","given":"John C.","non-dropping-particle":"van"},{"family":"Troakes","given":"Claire"},{"family":"Antonini","given":"Angelo"},{"family":"Bhatia","given":"Kailash P."},{"family":"Bordelon","given":"Yvette"},{"family":"Compta","given":"Yaroslau"},{"family":"Corvol","given":"Jean-Christophe"},{"family":"Colosimo","given":"Carlo"},{"family":"Dickson","given":"Dennis W."},{"family":"Dodel","given":"Richard"},{"family":"Ferguson","given":"Leslie"},{"family":"Grossman","given":"Murray"},{"family":"Kassubek","given":"Jan"},{"family":"Krismer","given":"Florian"},{"family":"Levin","given":"Johannes"},{"family":"Lorenzl","given":"Stefan"},{"family":"Morris","given":"Huw R."},{"family":"Nestor","given":"Peter"},{"family":"Oertel","given":"Wolfgang H."},{"family":"Poewe","given":"Werner"},{"family":"Rabinovici","given":"Gil"},{"family":"Rowe","given":"James B."},{"family":"Schellenberg","given":"Gerard D."},{"family":"Seppi","given":"Klaus"},{"family":"Eimeren","given":"Thilo","non-dropping-particle":"van"},{"family":"Wenning","given":"Gregor K."},{"family":"Boxer","given":"Adam L."},{"family":"Golbe","given":"Lawrence I."},{"family":"Litvan","given":"Irene"},{"family":"Group","given":"for the Movement Disorder Society-endorsed PSP Study"}],"issued":{"date-parts":[["2017"]]}}}],"schema":"https://github.com/citation-style-language/schema/raw/master/csl-citation.json"} </w:instrText>
      </w:r>
      <w:r w:rsidR="00185FF5">
        <w:fldChar w:fldCharType="separate"/>
      </w:r>
      <w:r w:rsidR="002324DC" w:rsidRPr="002324DC">
        <w:rPr>
          <w:rFonts w:cs="Times New Roman"/>
          <w:vertAlign w:val="superscript"/>
        </w:rPr>
        <w:t>32,33</w:t>
      </w:r>
      <w:r w:rsidR="00185FF5">
        <w:fldChar w:fldCharType="end"/>
      </w:r>
      <w:r>
        <w:t xml:space="preserve"> </w:t>
      </w:r>
    </w:p>
    <w:p w14:paraId="31CD66F9" w14:textId="432652EC" w:rsidR="00AB7684" w:rsidRDefault="00AB7684" w:rsidP="0006622A">
      <w:r>
        <w:lastRenderedPageBreak/>
        <w:t xml:space="preserve">The normative reference group used for </w:t>
      </w:r>
      <w:r w:rsidR="006D0C2F">
        <w:t>AN</w:t>
      </w:r>
      <w:r w:rsidR="009A1917">
        <w:t xml:space="preserve"> mapping</w:t>
      </w:r>
      <w:r w:rsidR="00D21955">
        <w:t xml:space="preserve"> </w:t>
      </w:r>
      <w:r w:rsidR="004B36E3">
        <w:t>analysis</w:t>
      </w:r>
      <w:r>
        <w:t xml:space="preserve"> was selected from CN participants in the ADNI cohort</w:t>
      </w:r>
      <w:r w:rsidR="004A522B">
        <w:t xml:space="preserve">, with </w:t>
      </w:r>
      <w:r w:rsidR="004A522B" w:rsidRPr="0E5D68DE">
        <w:t>A</w:t>
      </w:r>
      <w:r w:rsidR="0012435F">
        <w:t>-</w:t>
      </w:r>
      <w:r w:rsidR="004A522B" w:rsidRPr="0E5D68DE">
        <w:t xml:space="preserve"> and T</w:t>
      </w:r>
      <w:r w:rsidR="0012435F">
        <w:t>- biomarke</w:t>
      </w:r>
      <w:r w:rsidR="009A60D8">
        <w:t>r</w:t>
      </w:r>
      <w:r w:rsidR="0012435F">
        <w:t>s.</w:t>
      </w:r>
      <w:r>
        <w:t xml:space="preserve"> </w:t>
      </w:r>
      <w:r w:rsidR="00684A99">
        <w:t xml:space="preserve">To </w:t>
      </w:r>
      <w:r w:rsidR="00684A99" w:rsidRPr="00684A99">
        <w:t xml:space="preserve">minimize age-related confounding, </w:t>
      </w:r>
      <w:r w:rsidR="00A238B7">
        <w:t>CN participants were selected using propensity score estimation based on age</w:t>
      </w:r>
      <w:r w:rsidR="00752022" w:rsidRPr="00752022">
        <w:t xml:space="preserve"> (nearest-neighbor algorithm, 1:1 ratio). Analyses were conducted in R (v4.2.2) using the </w:t>
      </w:r>
      <w:r w:rsidR="00752022" w:rsidRPr="00752022">
        <w:rPr>
          <w:i/>
          <w:iCs/>
        </w:rPr>
        <w:t>MatchIt</w:t>
      </w:r>
      <w:r w:rsidR="00752022" w:rsidRPr="00752022">
        <w:t xml:space="preserve"> package (v</w:t>
      </w:r>
      <w:r w:rsidR="002F2F23">
        <w:t>4.5.5</w:t>
      </w:r>
      <w:r w:rsidR="00752022" w:rsidRPr="00752022">
        <w:t>).</w:t>
      </w:r>
      <w:r w:rsidR="00684A99">
        <w:t xml:space="preserve"> </w:t>
      </w:r>
      <w:r w:rsidR="002840A3">
        <w:t xml:space="preserve">Demographic variables (age, sex, years of education) and clinical measures, including the Clinical Dementia Rating – Sum of Boxes (CDR-SB) and the Mini-Mental State Examination (MMSE), were compared across groups using one-way ANOVA, Kruskal–Wallis, or chi-square tests, as appropriate based on variable type and distribution. </w:t>
      </w:r>
      <w:r w:rsidR="00AC7534">
        <w:t xml:space="preserve">CDR-SB and MMSE were selected as harmonized measures of overall clinical and cognitive status, as they were consistently available across </w:t>
      </w:r>
      <w:r w:rsidR="00697715">
        <w:t xml:space="preserve">the three </w:t>
      </w:r>
      <w:r w:rsidR="00AC7534">
        <w:t>cohorts.</w:t>
      </w:r>
      <w:r w:rsidR="002840A3">
        <w:t xml:space="preserve"> The final study cohort included 234 participants</w:t>
      </w:r>
      <w:r w:rsidR="00AE585F">
        <w:t xml:space="preserve">: </w:t>
      </w:r>
      <w:r w:rsidR="002840A3">
        <w:t xml:space="preserve">58 CN, </w:t>
      </w:r>
      <w:r w:rsidR="00BF5774">
        <w:t>72 AD-spectrum</w:t>
      </w:r>
      <w:r w:rsidR="00876EE7">
        <w:t xml:space="preserve"> subjects</w:t>
      </w:r>
      <w:r w:rsidR="00697715">
        <w:t xml:space="preserve"> </w:t>
      </w:r>
      <w:r w:rsidR="00BF5774">
        <w:t>(</w:t>
      </w:r>
      <w:r w:rsidR="002840A3">
        <w:t>38 MCI</w:t>
      </w:r>
      <w:r w:rsidR="00BF5774">
        <w:t xml:space="preserve"> and</w:t>
      </w:r>
      <w:r w:rsidR="002840A3">
        <w:t xml:space="preserve"> 34 AD</w:t>
      </w:r>
      <w:r w:rsidR="00D946C9">
        <w:t xml:space="preserve"> dementia</w:t>
      </w:r>
      <w:r w:rsidR="00BF5774">
        <w:t>)</w:t>
      </w:r>
      <w:r w:rsidR="002840A3">
        <w:t>, 60 PSP</w:t>
      </w:r>
      <w:r w:rsidR="0095701C">
        <w:t xml:space="preserve"> and</w:t>
      </w:r>
      <w:r w:rsidR="002840A3">
        <w:t xml:space="preserve"> 44 CBS.</w:t>
      </w:r>
    </w:p>
    <w:p w14:paraId="4BA8EC42" w14:textId="1E5FF22C" w:rsidR="00AB7684" w:rsidRPr="001367A6" w:rsidRDefault="00306616" w:rsidP="00AB7684">
      <w:pPr>
        <w:pStyle w:val="Titolo2"/>
      </w:pPr>
      <w:r w:rsidRPr="00FC6678">
        <w:rPr>
          <w:lang w:val="en-GB"/>
        </w:rPr>
        <w:t xml:space="preserve">MRI </w:t>
      </w:r>
      <w:r>
        <w:rPr>
          <w:lang w:val="en-GB"/>
        </w:rPr>
        <w:t>a</w:t>
      </w:r>
      <w:r w:rsidRPr="00FC6678">
        <w:rPr>
          <w:lang w:val="en-GB"/>
        </w:rPr>
        <w:t xml:space="preserve">cquisition and </w:t>
      </w:r>
      <w:r>
        <w:rPr>
          <w:lang w:val="en-GB"/>
        </w:rPr>
        <w:t>p</w:t>
      </w:r>
      <w:r w:rsidRPr="00FC6678">
        <w:rPr>
          <w:lang w:val="en-GB"/>
        </w:rPr>
        <w:t>rocessing</w:t>
      </w:r>
    </w:p>
    <w:p w14:paraId="0D64BB52" w14:textId="2AF09614" w:rsidR="000A3193" w:rsidRDefault="000A3193" w:rsidP="009175E1">
      <w:pPr>
        <w:rPr>
          <w:lang w:val="en-GB"/>
        </w:rPr>
      </w:pPr>
      <w:r w:rsidRPr="00B95F59">
        <w:t>All structural T1w</w:t>
      </w:r>
      <w:r>
        <w:t xml:space="preserve"> </w:t>
      </w:r>
      <w:r w:rsidRPr="00B95F59">
        <w:t xml:space="preserve">images were acquired on </w:t>
      </w:r>
      <w:r>
        <w:t xml:space="preserve">a </w:t>
      </w:r>
      <w:r w:rsidRPr="00B95F59">
        <w:t>3T scanner using 3D MPRAGE sequences with the following parameters: TR</w:t>
      </w:r>
      <w:r w:rsidR="00423BD1">
        <w:t>/TE/TI</w:t>
      </w:r>
      <w:r w:rsidRPr="00B95F59">
        <w:t xml:space="preserve"> = 2300</w:t>
      </w:r>
      <w:r w:rsidR="00423BD1">
        <w:t xml:space="preserve">/3000/900 </w:t>
      </w:r>
      <w:r w:rsidRPr="00B95F59">
        <w:t xml:space="preserve">ms, </w:t>
      </w:r>
      <w:r>
        <w:t>FOV</w:t>
      </w:r>
      <w:r w:rsidRPr="00B95F59">
        <w:t xml:space="preserve"> = 240 mm × 256 mm, voxel size = 1 × 1 × 1 mm</w:t>
      </w:r>
      <w:r w:rsidRPr="00B95F59">
        <w:rPr>
          <w:vertAlign w:val="superscript"/>
        </w:rPr>
        <w:t>3</w:t>
      </w:r>
      <w:r w:rsidRPr="00B95F59">
        <w:t>.</w:t>
      </w:r>
      <w:r>
        <w:t xml:space="preserve"> </w:t>
      </w:r>
      <w:r w:rsidRPr="00EA45ED">
        <w:t>Each MRI volume was visually inspected for gross structural alterations and artifacts.</w:t>
      </w:r>
      <w:r w:rsidRPr="00B95F59">
        <w:t xml:space="preserve"> </w:t>
      </w:r>
      <w:r w:rsidRPr="00736856">
        <w:t>Voxel-based morphometry (VBM) analyses were performed using a standard preprocessing pipeline implemented in SPM12 (Statistical Parametric Mapping, Institute of Neurology, London, UK; https://www.fil.ion.ucl.ac.uk/spm/), following established procedures</w:t>
      </w:r>
      <w:r w:rsidR="005677DC">
        <w:t>.</w:t>
      </w:r>
      <w:r w:rsidR="005B5757">
        <w:fldChar w:fldCharType="begin"/>
      </w:r>
      <w:r w:rsidR="002324DC">
        <w:instrText xml:space="preserve"> ADDIN ZOTERO_ITEM CSL_CITATION {"citationID":"6q5JTAdq","properties":{"unsorted":false,"formattedCitation":"\\super 34\\nosupersub{}","plainCitation":"34","noteIndex":0},"citationItems":[{"id":391,"uris":["http://zotero.org/users/5757768/items/TJFNJ8BD"],"itemData":{"id":391,"type":"article-journal","abstract":"This paper presents a nonlinear image registration algorithm based on the setting of Large Deformation Diffeomorphic Metric Mapping (LDDMM), but with a more efficient optimisation scheme — both in terms of memory required and the number of iterations required to reach convergence. Rather than perform a variational optimisation on a series of velocity fields, the algorithm is formulated to use a geodesic shooting procedure, so that only an initial velocity is estimated. A Gauss–Newton optimisation strategy is used to achieve faster convergence. The algorithm was evaluated using freely available manually labelled datasets, and found to compare favourably with other inter-subject registration algorithms evaluated using the same data.","container-title":"NeuroImage","DOI":"10.1016/j.neuroimage.2010.12.049","ISSN":"1053-8119","issue":"3","journalAbbreviation":"NeuroImage","page":"954-967","source":"ScienceDirect","title":"Diffeomorphic registration using geodesic shooting and Gauss–Newton optimisation","volume":"55","author":[{"family":"Ashburner","given":"John"},{"family":"Friston","given":"Karl J."}],"issued":{"date-parts":[["2011",4,1]]}}}],"schema":"https://github.com/citation-style-language/schema/raw/master/csl-citation.json"} </w:instrText>
      </w:r>
      <w:r w:rsidR="005B5757">
        <w:fldChar w:fldCharType="separate"/>
      </w:r>
      <w:r w:rsidR="002324DC" w:rsidRPr="002324DC">
        <w:rPr>
          <w:rFonts w:cs="Times New Roman"/>
          <w:vertAlign w:val="superscript"/>
        </w:rPr>
        <w:t>34</w:t>
      </w:r>
      <w:r w:rsidR="005B5757">
        <w:fldChar w:fldCharType="end"/>
      </w:r>
      <w:r w:rsidR="005B5757">
        <w:t xml:space="preserve"> </w:t>
      </w:r>
      <w:r w:rsidRPr="00736856">
        <w:t>The pipeline included</w:t>
      </w:r>
      <w:r>
        <w:t xml:space="preserve"> tissue segmentation, study-specific template creation using the SHOOT algorithm, spatial normalization to MNI space (with default isotropic voxel size of 1.5 </w:t>
      </w:r>
      <w:r>
        <w:rPr>
          <w:lang w:val="en-GB"/>
        </w:rPr>
        <w:t>mm³)</w:t>
      </w:r>
      <w:r>
        <w:t>, Jacobian modulation</w:t>
      </w:r>
      <w:r w:rsidR="00987460">
        <w:t xml:space="preserve"> and</w:t>
      </w:r>
      <w:r>
        <w:t xml:space="preserve"> spatial smoothing </w:t>
      </w:r>
      <w:r w:rsidRPr="009C5ECC">
        <w:rPr>
          <w:lang w:val="en-GB"/>
        </w:rPr>
        <w:t xml:space="preserve">using a </w:t>
      </w:r>
      <w:r>
        <w:rPr>
          <w:lang w:val="en-GB"/>
        </w:rPr>
        <w:t>5</w:t>
      </w:r>
      <w:r w:rsidRPr="009C5ECC">
        <w:rPr>
          <w:lang w:val="en-GB"/>
        </w:rPr>
        <w:t xml:space="preserve"> mm full-width at half-maximum (FWHM) Gaussian kernel</w:t>
      </w:r>
      <w:r w:rsidR="00F34B8E">
        <w:rPr>
          <w:lang w:val="en-GB"/>
        </w:rPr>
        <w:t xml:space="preserve">. </w:t>
      </w:r>
      <w:r w:rsidR="00F34B8E" w:rsidRPr="00F34B8E">
        <w:rPr>
          <w:lang w:val="en-GB"/>
        </w:rPr>
        <w:t xml:space="preserve">Details on preprocessing are provided in the </w:t>
      </w:r>
      <w:r w:rsidR="00F34B8E" w:rsidRPr="007D4BC1">
        <w:rPr>
          <w:lang w:val="en-GB"/>
        </w:rPr>
        <w:t xml:space="preserve">Supplementary </w:t>
      </w:r>
      <w:r w:rsidR="00372A8C" w:rsidRPr="007D4BC1">
        <w:rPr>
          <w:lang w:val="en-GB"/>
        </w:rPr>
        <w:t>M</w:t>
      </w:r>
      <w:r w:rsidR="00B87B5A" w:rsidRPr="007D4BC1">
        <w:rPr>
          <w:lang w:val="en-GB"/>
        </w:rPr>
        <w:t>aterials</w:t>
      </w:r>
      <w:r w:rsidR="00F34B8E" w:rsidRPr="007D4BC1">
        <w:rPr>
          <w:lang w:val="en-GB"/>
        </w:rPr>
        <w:t>.</w:t>
      </w:r>
      <w:r w:rsidR="00F34B8E" w:rsidRPr="00F34B8E">
        <w:rPr>
          <w:lang w:val="en-GB"/>
        </w:rPr>
        <w:t xml:space="preserve"> </w:t>
      </w:r>
    </w:p>
    <w:p w14:paraId="18BCBF53" w14:textId="77777777" w:rsidR="00321676" w:rsidRPr="009B4D3E" w:rsidRDefault="00321676" w:rsidP="009175E1">
      <w:pPr>
        <w:pStyle w:val="Titolo3"/>
        <w:rPr>
          <w:sz w:val="32"/>
          <w:szCs w:val="32"/>
        </w:rPr>
      </w:pPr>
      <w:r w:rsidRPr="009B4D3E">
        <w:rPr>
          <w:sz w:val="32"/>
          <w:szCs w:val="32"/>
        </w:rPr>
        <w:t>Single-subject atrophy maps</w:t>
      </w:r>
    </w:p>
    <w:p w14:paraId="72B98B16" w14:textId="2059C3E0" w:rsidR="00797F86" w:rsidRPr="00797F86" w:rsidRDefault="00797F86" w:rsidP="009175E1">
      <w:pPr>
        <w:rPr>
          <w:lang w:val="en-US"/>
        </w:rPr>
      </w:pPr>
      <w:r w:rsidRPr="00797F86">
        <w:rPr>
          <w:lang w:val="en-US"/>
        </w:rPr>
        <w:t>Patient atrophy was quantified in SPM by generating W-score (W) maps, which estimate voxel</w:t>
      </w:r>
      <w:r w:rsidR="00697715">
        <w:rPr>
          <w:lang w:val="en-US"/>
        </w:rPr>
        <w:t>-</w:t>
      </w:r>
      <w:r w:rsidRPr="00797F86">
        <w:rPr>
          <w:lang w:val="en-US"/>
        </w:rPr>
        <w:t>wise deviations in grey matter (GM) volume relative to a normative group, adjusted for demographic variables</w:t>
      </w:r>
      <w:r w:rsidR="00C03C01">
        <w:rPr>
          <w:lang w:val="en-US"/>
        </w:rPr>
        <w:t>.</w:t>
      </w:r>
      <w:r w:rsidR="00464ECF">
        <w:rPr>
          <w:lang w:val="en-US"/>
        </w:rPr>
        <w:fldChar w:fldCharType="begin"/>
      </w:r>
      <w:r w:rsidR="002324DC">
        <w:rPr>
          <w:lang w:val="en-US"/>
        </w:rPr>
        <w:instrText xml:space="preserve"> ADDIN ZOTERO_ITEM CSL_CITATION {"citationID":"MWiXfSV8","properties":{"unsorted":true,"formattedCitation":"\\super 35\\uc0\\u8211{}37\\nosupersub{}","plainCitation":"35–37","noteIndex":0},"citationItems":[{"id":402,"uris":["http://zotero.org/users/5757768/items/JZEM54LU"],"itemData":{"id":402,"type":"article-journal","abstract":"Magnetic resonance imaging (MRI)-based volumetric measurements of medial temporal lobe (MTL) structures can discriminate between normal elderly control subjects and patients with Alzheimer's disease (AD) of moderate to advanced severity. In terms of clinical utility, however, a more important issue concerns the ability of the technique to differentiate between normal elderly control subjects and AD patients with the very mildest form of the disease. We performed MRI-based volumetric measurements of the hippocampus, parahippocampal gyrus, and amygdala in 126 cognitively normal elderly control subjects and 94 patients with probable AD. The diagnosis of AD was made according to NINDS/ADRDA criteria, and disease severity was categorized by Clinical Dementia Rating (CDR) scores. Patients with CDR 0.5 were classified as very mild, CDR 1 as mild, and CDR 2 as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 &lt; 0.001). Of the several MTL measures, the total hippocampal volumetric measurements were best at discriminating control subjects from AD patients. The mean hippocampal volumes for AD patients relative to control subjects by severity of disease were as follows: very mild AD (CDR 0.5) -1.75 SD below the control mean, mild AD (CDR 1) -1.99 SD, and moderate AD (CDR 2) -2.22 SD. Age- and gender-adjusted, normalized MRI-based hippocampal volumetric measurements provide a sensitive marker of the MTL neuroanatomic degeneration in AD early in the disease process.","container-title":"Neurology","DOI":"10.1212/WNL.49.3.786","issue":"3","page":"786-794","publisher":"Wolters Kluwer","source":"neurology.org (Atypon)","title":"Medial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J."},{"family":"Kokmen","given":"Emre"}],"issued":{"date-parts":[["1997",9]]}}},{"id":251,"uris":["http://zotero.org/users/5757768/items/FJTBZ56V"],"itemData":{"id":251,"type":"article-journal","abstract":"Gray matter atrophy, glucose hypometabolism, and β-amyloid Aβ deposition are well-described hallmarks of Alzheimer's disease, but their relationships are poorly understood. The present study aims to compare the local levels of these three alterations in humans with Alzheimer's disease. Structural magnetic resonance imaging,\n              18\n              F-fluorodeoxyglucose positron emission tomography (PET), and\n              18\n              F-florbetapir PET data from 34 amyloid-negative healthy controls and 20 demented patients with a high probability of Alzheimer's disease etiology (attested using neuroimaging biomarkers as recently recommended) were analyzed. For each patient and imaging modality, age-adjusted\n              Z\n              -score maps were computed, and direct between-modality voxelwise comparison and correlation analyses were performed. Significant differences in the levels of atrophy, hypometabolism, and Aβ deposition were found in most brain areas, but the hierarchy differed across regions. A cluster analysis revealed distinct subsets of regions: (1) in the hippocampus, atrophy exceeded hypometabolism, whereas Aβ load was minimal; (2) in posterior association areas, Aβ deposition was predominant, together with high hypometabolism and lower but still significant atrophy; and (3) in frontal regions, Aβ deposition was maximal, whereas structural and metabolic alterations were low. Atrophy and hypometabolism significantly correlated in the hippocampus and temporo-parietal cortex, whereas Aβ load was not significantly related to either atrophy or hypometabolism. These findings provide direct evidence for regional variations in the hierarchy and relationships between Aβ load, hypometabolism, and atrophy. Altogether, these variations probably reflect the differential involvement of region-specific pathological or protective mechanisms, such as the presence of neurofibrillary tangles, disconnection, as well as compensation processes.","container-title":"The Journal of Neuroscience","DOI":"10.1523/JNEUROSCI.2170-12.2012","ISSN":"0270-6474, 1529-2401","issue":"46","journalAbbreviation":"J. Neurosci.","language":"en","license":"https://creativecommons.org/licenses/by-nc-sa/4.0/","page":"16265-16273","source":"DOI.org (Crossref)","title":"Region-Specific Hierarchy between Atrophy, Hypometabolism, and β-Amyloid (Aβ) Load in Alzheimer's Disease Dementia","volume":"32","author":[{"family":"La Joie","given":"Renaud"},{"family":"Perrotin","given":"Audrey"},{"family":"Barré","given":"Louisa"},{"family":"Hommet","given":"Caroline"},{"family":"Mézenge","given":"Florence"},{"family":"Ibazizene","given":"Méziane"},{"family":"Camus","given":"Vincent"},{"family":"Abbas","given":"Ahmed"},{"family":"Landeau","given":"Brigitte"},{"family":"Guilloteau","given":"Denis"},{"family":"De La Sayette","given":"Vincent"},{"family":"Eustache","given":"Francis"},{"family":"Desgranges","given":"Béatrice"},{"family":"Chételat","given":"Gaël"}],"issued":{"date-parts":[["2012",11,14]]}}},{"id":398,"uris":["http://zotero.org/users/5757768/items/I8KTW3E4"],"itemData":{"id":398,"type":"article-journal","abstract":"Alzheimer's disease (AD) can present with distinct clinical variants. Identifying the earliest neurodegenerative changes associated with each variant has implications for early diagnosis, and for understanding the mechanisms that underlie regional vulnerability and disease progression in AD. We performed voxel‐based morphometry to detect atrophy patterns in early clinical stages of four AD phenotypes: Posterior cortical atrophy (PCA, “visual variant,” n = 93), logopenic variant primary progressive aphasia (lvPPA, “language variant,” n = 74), and memory‐predominant AD categorized as early age‐of‐onset (EOAD, &lt;65 years, n = 114) and late age‐of‐onset (LOAD, &gt;65 years, n = 114). Patients with each syndrome were stratified based on: (1) degree of functional impairment, as measured by the clinical dementia rating (CDR) scale, and (2) overall extent of brain atrophy, as measured by a neuroimaging approach that sums the number of brain voxels showing significantly lower gray matter volume than cognitively normal controls (n = 80). Even at the earliest clinical stage (CDR = 0.5 or bottom quartile of overall atrophy), patients with each syndrome showed both common and variant‐specific atrophy. Common atrophy across variants was found in temporoparietal regions that comprise the posterior default mode network (DMN). Early syndrome‐specific atrophy mirrored functional brain networks underlying functions that are uniquely affected in each variant: Language network in lvPPA, posterior cingulate cortex‐hippocampal circuit in amnestic EOAD and LOAD, and visual networks in PCA. At more advanced stages, atrophy patterns largely converged across AD variants. These findings support a model in which neurodegeneration selectively targets both the DMN and syndrome‐specific vulnerable networks at the earliest clinical stages of AD. Hum Brain Mapp 36:4421–4437, 2015. © 2015 Wiley Periodicals, Inc.","container-title":"Human Brain Mapping","DOI":"10.1002/hbm.22927","ISSN":"1065-9471","issue":"11","journalAbbreviation":"Hum Brain Mapp","page":"4421-4437","PMID":"26260856","PMCID":"PMC4692964","source":"PubMed Central","title":"Atrophy patterns in early clinical stages across distinct phenotypes of Alzheimer's disease","volume":"36","author":[{"family":"Ossenkoppele","given":"Rik"},{"family":"Cohn‐Sheehy","given":"Brendan I."},{"family":"La Joie","given":"Renaud"},{"family":"Vogel","given":"Jacob W."},{"family":"Möller","given":"Christiane"},{"family":"Lehmann","given":"Manja"},{"family":"Berckel","given":"Bart N.M.","non-dropping-particle":"van"},{"family":"Seeley","given":"William W."},{"family":"Pijnenburg","given":"Yolande A."},{"family":"Gorno‐Tempini","given":"Maria L."},{"family":"Kramer","given":"Joel H."},{"family":"Barkhof","given":"Frederik"},{"family":"Rosen","given":"Howard J."},{"family":"Flier","given":"Wiesje M.","non-dropping-particle":"van der"},{"family":"Jagust","given":"William J."},{"family":"Miller","given":"Bruce L."},{"family":"Scheltens","given":"Philip"},{"family":"Rabinovici","given":"Gil D."}],"issued":{"date-parts":[["2015",8,11]]}}}],"schema":"https://github.com/citation-style-language/schema/raw/master/csl-citation.json"} </w:instrText>
      </w:r>
      <w:r w:rsidR="00464ECF">
        <w:rPr>
          <w:lang w:val="en-US"/>
        </w:rPr>
        <w:fldChar w:fldCharType="separate"/>
      </w:r>
      <w:r w:rsidR="002324DC" w:rsidRPr="002324DC">
        <w:rPr>
          <w:rFonts w:cs="Times New Roman"/>
          <w:vertAlign w:val="superscript"/>
        </w:rPr>
        <w:t>35–37</w:t>
      </w:r>
      <w:r w:rsidR="00464ECF">
        <w:rPr>
          <w:lang w:val="en-US"/>
        </w:rPr>
        <w:fldChar w:fldCharType="end"/>
      </w:r>
      <w:r w:rsidRPr="00CD0F44">
        <w:rPr>
          <w:lang w:val="en-GB"/>
        </w:rPr>
        <w:t xml:space="preserve"> </w:t>
      </w:r>
      <w:r w:rsidRPr="00797F86">
        <w:rPr>
          <w:lang w:val="en-US"/>
        </w:rPr>
        <w:t>Specifically, GM maps from CN subjects were used to fit a linear model</w:t>
      </w:r>
      <w:r w:rsidR="00D01F22">
        <w:rPr>
          <w:lang w:val="en-US"/>
        </w:rPr>
        <w:t>, regressing voxel</w:t>
      </w:r>
      <w:r w:rsidR="00697715">
        <w:rPr>
          <w:lang w:val="en-US"/>
        </w:rPr>
        <w:t>-</w:t>
      </w:r>
      <w:r w:rsidR="00D01F22">
        <w:rPr>
          <w:lang w:val="en-US"/>
        </w:rPr>
        <w:t xml:space="preserve">wise GM volume </w:t>
      </w:r>
      <w:r w:rsidR="009D2120" w:rsidRPr="009D2120">
        <w:t>on age, sex</w:t>
      </w:r>
      <w:r w:rsidR="00987460">
        <w:t xml:space="preserve"> and</w:t>
      </w:r>
      <w:r w:rsidR="009D2120" w:rsidRPr="009D2120">
        <w:t xml:space="preserve"> years of education, yielding estimates of expected GM volume and residuals</w:t>
      </w:r>
      <w:r w:rsidRPr="00797F86">
        <w:rPr>
          <w:lang w:val="en-US"/>
        </w:rPr>
        <w:t xml:space="preserve">. For each patient (AD, CBS, PSP), W-scores </w:t>
      </w:r>
      <w:r w:rsidRPr="00797F86">
        <w:rPr>
          <w:lang w:val="en-US"/>
        </w:rPr>
        <w:lastRenderedPageBreak/>
        <w:t xml:space="preserve">were then computed as the difference between the observed </w:t>
      </w:r>
      <w:r w:rsidR="000D6351">
        <w:rPr>
          <w:lang w:val="en-US"/>
        </w:rPr>
        <w:t>(actual)</w:t>
      </w:r>
      <w:r w:rsidRPr="00797F86">
        <w:rPr>
          <w:lang w:val="en-US"/>
        </w:rPr>
        <w:t xml:space="preserve"> and expected GM </w:t>
      </w:r>
      <w:r w:rsidR="00D6646A">
        <w:rPr>
          <w:lang w:val="en-US"/>
        </w:rPr>
        <w:t xml:space="preserve">voxel </w:t>
      </w:r>
      <w:r w:rsidRPr="00797F86">
        <w:rPr>
          <w:lang w:val="en-US"/>
        </w:rPr>
        <w:t>values, normalized by the standard deviation of the residuals in CN (</w:t>
      </w:r>
      <w:r w:rsidR="00DA1E14">
        <w:rPr>
          <w:lang w:val="en-US"/>
        </w:rPr>
        <w:t>Fig.</w:t>
      </w:r>
      <w:r w:rsidRPr="00C3234B">
        <w:rPr>
          <w:lang w:val="en-US"/>
        </w:rPr>
        <w:t xml:space="preserve"> 2A)</w:t>
      </w:r>
      <w:r w:rsidR="00C3234B" w:rsidRPr="00C3234B">
        <w:rPr>
          <w:lang w:val="en-US"/>
        </w:rPr>
        <w:t>.</w:t>
      </w:r>
    </w:p>
    <w:p w14:paraId="5319CDE4" w14:textId="29D15633" w:rsidR="00797F86" w:rsidRPr="00797F86" w:rsidRDefault="00797F86" w:rsidP="009175E1">
      <w:pPr>
        <w:rPr>
          <w:b/>
          <w:bCs/>
          <w:lang w:val="en-US"/>
        </w:rPr>
      </w:pPr>
      <w:r w:rsidRPr="00797F86">
        <w:rPr>
          <w:lang w:val="en-US"/>
        </w:rPr>
        <w:t xml:space="preserve">To improve clinical interpretability, W-maps were sign-inverted so that higher </w:t>
      </w:r>
      <w:r w:rsidR="00C64D19">
        <w:rPr>
          <w:lang w:val="en-US"/>
        </w:rPr>
        <w:t>positive</w:t>
      </w:r>
      <w:r w:rsidRPr="00797F86">
        <w:rPr>
          <w:lang w:val="en-US"/>
        </w:rPr>
        <w:t xml:space="preserve"> values indicate greater atrophy. The resulting maps were thresholded at W &gt; 2</w:t>
      </w:r>
      <w:r w:rsidR="0050078B">
        <w:rPr>
          <w:lang w:val="en-US"/>
        </w:rPr>
        <w:t xml:space="preserve"> and binarized</w:t>
      </w:r>
      <w:r w:rsidRPr="00797F86">
        <w:rPr>
          <w:lang w:val="en-US"/>
        </w:rPr>
        <w:t xml:space="preserve">, corresponding to GM </w:t>
      </w:r>
      <w:r w:rsidR="00E50AD8">
        <w:rPr>
          <w:lang w:val="en-US"/>
        </w:rPr>
        <w:t>areas</w:t>
      </w:r>
      <w:r w:rsidRPr="00797F86">
        <w:rPr>
          <w:lang w:val="en-US"/>
        </w:rPr>
        <w:t xml:space="preserve"> more than two standard deviations above the normative mean, in line with prior studies</w:t>
      </w:r>
      <w:r w:rsidR="00C802C4">
        <w:rPr>
          <w:lang w:val="en-US"/>
        </w:rPr>
        <w:t>.</w:t>
      </w:r>
      <w:r w:rsidR="00C802C4">
        <w:rPr>
          <w:lang w:val="en-US"/>
        </w:rPr>
        <w:fldChar w:fldCharType="begin"/>
      </w:r>
      <w:r w:rsidR="00053E44">
        <w:rPr>
          <w:lang w:val="en-US"/>
        </w:rPr>
        <w:instrText xml:space="preserve"> ADDIN ZOTERO_ITEM CSL_CITATION {"citationID":"V7YTE0L6","properties":{"unsorted":false,"formattedCitation":"\\super 5,7\\nosupersub{}","plainCitation":"5,7","noteIndex":0},"citationItems":[{"id":323,"uris":["http://zotero.org/users/5757768/items/5DV8RSNK"],"itemData":{"id":323,"type":"article-journal","abstract":"Objective\n              Perirolandic atrophy occurs in corticobasal syndrome (CBS) but is not specific versus progressive supranuclear palsy (PSP). There is heterogeneity in the locations of atrophy outside the perirolandic cortex and it remains unknown why atrophy in different locations would cause the same CBS‐specific symptoms. In prior work, we used a wiring diagram of the brain called the human connectome to localize lesion‐induced disorders to symptom‐specific brain networks. Here, we use a similar technique termed “atrophy network mapping” to localize single‐subject atrophy maps to symptom‐specific brain networks.\n            \n            \n              Methods\n              Single‐subject atrophy maps were generated by comparing cortical thickness in patients with CBS versus controls. Next, we performed seed‐based functional connectivity using a large normative connectome to determine brain regions functionally connected to each patient's atrophied locations.\n            \n            \n              Results\n              Patients with CBS had perirolandic atrophy versus controls at the group level, but locations of atrophy in CBS were heterogeneous outside of the perirolandic cortex at the single‐subject level (mean spatial correlation = 0.04). In contrast, atrophy occurred in locations functionally connected to the perirolandic cortex in all patients with CBS (spatial correlation = 0.66). Compared with PSP, patients with CBS had atrophy connected to a network of higher‐order sensorimotor regions beyond perirolandic cortex, matching a CBS atrophy network from a recent meta‐analysis. Finally, atrophy network mapping identified a symptom‐specific network for alien limb, matching a lesion‐induced alien limb network and a network associated with agency in healthy subjects.\n            \n            \n              Interpretation\n              We identified a syndrome‐specific network for CBS and symptom‐specific network for alien limb using single‐subject atrophy maps and the human connectome. ANN NEUROL 2020;88:1118–1131","container-title":"Annals of Neurology","DOI":"10.1002/ana.25901","ISSN":"0364-5134, 1531-8249","issue":"6","journalAbbreviation":"Annals of Neurology","language":"en","page":"1118-1131","source":"DOI.org (Crossref)","title":"Network Localization of Alien Limb in Patients with Corticobasal Syndrome","volume":"88","author":[{"family":"Tetreault","given":"Aaron M."},{"family":"Phan","given":"Tony"},{"family":"Petersen","given":"Kalen J."},{"family":"Claassen","given":"Daniel O."},{"family":"Neth","given":"Byran J."},{"family":"Graff‐Radford","given":"Jonathan"},{"family":"Albrecht","given":"Franziska"},{"family":"Fliessbach","given":"Klaus"},{"family":"Schneider","given":"Anja"},{"family":"Synofzik","given":"Matthis"},{"family":"Diehl‐Schmid","given":"Janine"},{"family":"Otto","given":"Markus"},{"family":"Schroeter","given":"Matthias L."},{"family":"Darby","given":"Richard Ryan"},{"literal":"for the 4 Repeat Tau Neuroimaging Initiative"}],"issued":{"date-parts":[["2020",12]]}}},{"id":311,"uris":["http://zotero.org/users/5757768/items/EBHES4FA"],"itemData":{"id":311,"type":"article-journal","abstract":"Abstract\n            Frontotemporal dementia (FTD) is a disease of high heterogeneity, apathy and disinhibition present in all subtypes of FTD and imposes a significant burden on families/society. Traditional neuroimaging analysis has limitations in elucidating the network localization due to individual clinical and neuroanatomical variability.\n            The study aims to identify the atrophy network map associated with different FTD clinical subtypes and determine the specific localization of the network for apathy and disinhibition.\n            Eighty FTD patients [45 behavioural variant FTD (bvFTD) and 35 semantic variant progressive primary aphasia (svPPA)] and 58 healthy controls at Xuanwu Hospital were enrolled as Dataset 1; 112 FTD patients including 50 bvFTD, 32 svPPA and 30 non-fluent variant PPA (nfvPPA) cases, and 110 healthy controls from the Frontotemporal Lobar Degeneration Neuroimaging Initiative (FTLDNI) dataset were included as Dataset 2. Initially, single-subject atrophy maps were defined by comparing cortical thickness in each FTD patient versus healthy controls. Next, the network of brain regions functionally connected to each FTD patient’s location of atrophy was determined using seed-based functional connectivity in a large (n = 1000) normative connectome.\n            Finally, we used atrophy network mapping to define clinical subtype-specific network (45 bvFTD, 35 svPPA and 58 healthy controls in Dataset 1; 50 bvFTD, 32 svPPA, 30 nfvPPA and 110 healthy controls in Dataset 2) and symptom-specific networks [combined Datasets 1 and 2, apathy without depression versus non-apathy without depression (80:26), disinhibition versus non-disinhibition (88:68)]. We compare the result with matched symptom networks derived from patients with focal brain lesions or conjunction analysis.\n            Through the analysis of two datasets, we identified heterogeneity in atrophy patterns among FTD patients. However, these atrophy patterns are connected to a common brain network. The primary regions affected by atrophy in FTD included the frontal and temporal lobes, particularly the anterior temporal lobe. bvFTD connects to frontal and temporal cortical areas, svPPA mainly impacts the anterior temporal region and nfvPPA targets the inferior frontal gyrus and precentral cortex regions. The apathy-specific network was localized in the orbital frontal cortex and ventral striatum, while the disinhibition-specific network was localized in the bilateral orbital frontal gyrus and right temporal lobe. Apathy and disinhibition atrophy networks resemble known motivational and criminal lesion networks, respectively. A significant correlation was found between the apathy/disinhibition scores and functional connectivity between atrophy maps and the peak of the networks.\n            This study localizes the common network of clinical subtypes and main symptoms in FTD, guiding future FTD neuromodulation interventions.","container-title":"Brain","DOI":"10.1093/brain/awae067","ISSN":"0006-8950, 1460-2156","issue":"9","language":"en","license":"https://creativecommons.org/licenses/by-nc/4.0/","page":"3048-3058","source":"DOI.org (Crossref)","title":"Atrophy network mapping of clinical subtypes and main symptoms in frontotemporal dementia","volume":"147","author":[{"family":"Chu","given":"Min"},{"family":"Jiang","given":"Deming"},{"family":"Li","given":"Dan"},{"family":"Yan","given":"Shaozhen"},{"family":"Liu","given":"Li"},{"family":"Nan","given":"Haitian"},{"family":"Wang","given":"Yingtao"},{"family":"Wang","given":"Yihao"},{"family":"Yue","given":"Ailing"},{"family":"Ren","given":"Liankun"},{"family":"Chen","given":"Kewei"},{"family":"Rosa-Neto","given":"Pedro"},{"family":"Lu","given":"Jie"},{"family":"Wu","given":"Liyong"}],"issued":{"date-parts":[["2024",9,3]]}}}],"schema":"https://github.com/citation-style-language/schema/raw/master/csl-citation.json"} </w:instrText>
      </w:r>
      <w:r w:rsidR="00C802C4">
        <w:rPr>
          <w:lang w:val="en-US"/>
        </w:rPr>
        <w:fldChar w:fldCharType="separate"/>
      </w:r>
      <w:r w:rsidR="00053E44" w:rsidRPr="00053E44">
        <w:rPr>
          <w:rFonts w:cs="Times New Roman"/>
          <w:vertAlign w:val="superscript"/>
        </w:rPr>
        <w:t>5,7</w:t>
      </w:r>
      <w:r w:rsidR="00C802C4">
        <w:rPr>
          <w:lang w:val="en-US"/>
        </w:rPr>
        <w:fldChar w:fldCharType="end"/>
      </w:r>
      <w:r w:rsidR="00C658E9">
        <w:rPr>
          <w:lang w:val="en-US"/>
        </w:rPr>
        <w:t xml:space="preserve"> </w:t>
      </w:r>
      <w:r w:rsidR="003A5730">
        <w:t>Binarized atrophy maps were summed voxel</w:t>
      </w:r>
      <w:r w:rsidR="00697715">
        <w:t>-</w:t>
      </w:r>
      <w:r w:rsidR="003A5730">
        <w:t>wise within each diagnostic group and normalized by the group sample size, yielding frequency maps that represent the proportion of patients with atrophy at each voxel.</w:t>
      </w:r>
      <w:r w:rsidRPr="00797F86">
        <w:rPr>
          <w:lang w:val="en-US"/>
        </w:rPr>
        <w:t xml:space="preserve"> </w:t>
      </w:r>
      <w:r w:rsidR="00AF458C">
        <w:rPr>
          <w:lang w:val="en-US"/>
        </w:rPr>
        <w:t xml:space="preserve"> </w:t>
      </w:r>
    </w:p>
    <w:p w14:paraId="1795F955" w14:textId="4E7BE8C8" w:rsidR="000A3193" w:rsidRPr="009B4D3E" w:rsidRDefault="00E438B5" w:rsidP="000A3193">
      <w:pPr>
        <w:pStyle w:val="Titolo3"/>
        <w:rPr>
          <w:sz w:val="32"/>
          <w:szCs w:val="32"/>
          <w:highlight w:val="yellow"/>
        </w:rPr>
      </w:pPr>
      <w:r w:rsidRPr="009B4D3E">
        <w:rPr>
          <w:sz w:val="32"/>
          <w:szCs w:val="32"/>
        </w:rPr>
        <w:t>Atrophy network mapping</w:t>
      </w:r>
      <w:r w:rsidR="000A3193" w:rsidRPr="009B4D3E">
        <w:rPr>
          <w:sz w:val="32"/>
          <w:szCs w:val="32"/>
        </w:rPr>
        <w:t xml:space="preserve"> </w:t>
      </w:r>
      <w:r w:rsidR="00AE5554" w:rsidRPr="009B4D3E">
        <w:rPr>
          <w:sz w:val="32"/>
          <w:szCs w:val="32"/>
        </w:rPr>
        <w:softHyphen/>
      </w:r>
      <w:r w:rsidR="00AE5554" w:rsidRPr="009B4D3E">
        <w:rPr>
          <w:sz w:val="32"/>
          <w:szCs w:val="32"/>
        </w:rPr>
        <w:softHyphen/>
      </w:r>
      <w:r w:rsidR="00AE5554" w:rsidRPr="009B4D3E">
        <w:rPr>
          <w:sz w:val="32"/>
          <w:szCs w:val="32"/>
        </w:rPr>
        <w:softHyphen/>
      </w:r>
      <w:r w:rsidR="00AE5554" w:rsidRPr="009B4D3E">
        <w:rPr>
          <w:sz w:val="32"/>
          <w:szCs w:val="32"/>
        </w:rPr>
        <w:softHyphen/>
      </w:r>
    </w:p>
    <w:p w14:paraId="289408C5" w14:textId="1605718E" w:rsidR="00217514" w:rsidRPr="00051C06" w:rsidRDefault="009A1917" w:rsidP="00217514">
      <w:pPr>
        <w:spacing w:before="240" w:after="240"/>
      </w:pPr>
      <w:r>
        <w:t>AN</w:t>
      </w:r>
      <w:r w:rsidR="00604A0D">
        <w:t xml:space="preserve"> maps</w:t>
      </w:r>
      <w:r w:rsidR="008A383B">
        <w:t xml:space="preserve"> were generated by projecting</w:t>
      </w:r>
      <w:r w:rsidR="00DE358C">
        <w:t xml:space="preserve"> </w:t>
      </w:r>
      <w:r w:rsidR="00693AD0">
        <w:t xml:space="preserve">each patient’s </w:t>
      </w:r>
      <w:r w:rsidR="003208DC">
        <w:t>W</w:t>
      </w:r>
      <w:r w:rsidR="00BC69B4">
        <w:t>-score map</w:t>
      </w:r>
      <w:r w:rsidR="00693AD0">
        <w:t xml:space="preserve"> </w:t>
      </w:r>
      <w:r w:rsidR="008A383B">
        <w:t>onto</w:t>
      </w:r>
      <w:r w:rsidR="00693AD0">
        <w:t xml:space="preserve"> a </w:t>
      </w:r>
      <w:r w:rsidR="00DE358C">
        <w:t>normative</w:t>
      </w:r>
      <w:r w:rsidR="008A383B">
        <w:t xml:space="preserve"> resting-state</w:t>
      </w:r>
      <w:r w:rsidR="00DE358C">
        <w:t xml:space="preserve"> functional </w:t>
      </w:r>
      <w:r w:rsidR="00693AD0">
        <w:t>connectome</w:t>
      </w:r>
      <w:r w:rsidR="00DE358C">
        <w:t xml:space="preserve"> derived from 173 healthy young adults </w:t>
      </w:r>
      <w:r w:rsidR="00693AD0">
        <w:t>from</w:t>
      </w:r>
      <w:r w:rsidR="00DE358C">
        <w:t xml:space="preserve"> the Human Connectome Project (HCP, 7T</w:t>
      </w:r>
      <w:r w:rsidR="00693AD0">
        <w:t xml:space="preserve">). Resting-state </w:t>
      </w:r>
      <w:r w:rsidR="00DE358C">
        <w:t>fMRI</w:t>
      </w:r>
      <w:r w:rsidR="00621423">
        <w:t xml:space="preserve"> (rsfMRI)</w:t>
      </w:r>
      <w:r w:rsidR="00DE358C">
        <w:t xml:space="preserve"> data from the HCP </w:t>
      </w:r>
      <w:r w:rsidR="00693AD0">
        <w:t>cohort</w:t>
      </w:r>
      <w:r w:rsidR="00DE358C">
        <w:t xml:space="preserve"> were </w:t>
      </w:r>
      <w:r w:rsidR="00693AD0">
        <w:t>preprocessed</w:t>
      </w:r>
      <w:r w:rsidR="00DE358C">
        <w:t xml:space="preserve"> using the minimal HCP preprocessing pipeline</w:t>
      </w:r>
      <w:r w:rsidR="00A0277C">
        <w:t>.</w:t>
      </w:r>
      <w:r w:rsidR="00CF0DB6">
        <w:fldChar w:fldCharType="begin"/>
      </w:r>
      <w:r w:rsidR="00A71DBB">
        <w:instrText xml:space="preserve"> ADDIN ZOTERO_ITEM CSL_CITATION {"citationID":"oS9n3g92","properties":{"unsorted":false,"formattedCitation":"\\super 18\\nosupersub{}","plainCitation":"18","noteIndex":0},"citationItems":[{"id":303,"uris":["http://zotero.org/users/5757768/items/I4LWIXRS"],"itemData":{"id":303,"type":"article-journal","abstract":"Background: Lesion network mapping (LNM) is a popular framework to assess clinical syndromes following brain injury. The classical approach involves embedding lesions from patients into a normative functional connectome and using the corresponding functional maps as proxies for disconnections. However, previous studies indicated limited predictive power of this approach in behavioral deficits. We hypothesized similarly low predictiveness for overall survival (OS) in glioblastoma (GBM).\nMethods: A retrospective dataset of patients with GBM was included (n = 99). Lesion masks were registered in the normative space to compute disconnectivity maps. The brain functional normative connectome consisted in data from 173 healthy subjects obtained from the Human Connectome Project. A modified version of the LNM was then applied to core regions of GBM masks. Linear regression, classification, and principal component (PCA) analyses were conducted to explore the relationship between disconnectivity and OS. OS was considered both as continuous and categorical (low, intermediate, and high survival) variable.\nResults: The results revealed no significant associations between OS and network disconnection strength when analyzed at both voxel-wise and classification levels. Moreover, patients stratified into different OS groups did not exhibit significant differences in network connectivity patterns. The spatial similarity among the first PCA of network maps for each OS group suggested a lack of distinctive network patterns associated with survival duration.\nConclusions: Compared with indirect structural measures, functional indirect mapping does not provide significant predictive power for OS in patients with GBM. These findings are consistent with previous research that demonstrated the limitations of indirect functional measures in predicting clinical outcomes, underscoring the need for more comprehensive methodologies and a deeper understanding of the factors influencing clinical outcomes in this challenging disease.","container-title":"Neurobiology of Disease","DOI":"10.1016/j.nbd.2024.106521","ISSN":"09699961","journalAbbreviation":"Neurobiology of Disease","language":"en","page":"106521","source":"DOI.org (Crossref)","title":"Indirect functional connectivity does not predict overall survival in glioblastoma","volume":"196","author":[{"family":"Pini","given":"Lorenzo"},{"family":"Lombardi","given":"Giuseppe"},{"family":"Sansone","given":"Giulio"},{"family":"Gaiola","given":"Matteo"},{"family":"Padovan","given":"Marta"},{"family":"Volpin","given":"Francesco"},{"family":"Denaro","given":"Luca"},{"family":"Corbetta","given":"Maurizio"},{"family":"Salvalaggio","given":"Alessandro"}],"issued":{"date-parts":[["2024",6]]}}}],"schema":"https://github.com/citation-style-language/schema/raw/master/csl-citation.json"} </w:instrText>
      </w:r>
      <w:r w:rsidR="00CF0DB6">
        <w:fldChar w:fldCharType="separate"/>
      </w:r>
      <w:r w:rsidR="00A71DBB" w:rsidRPr="00A71DBB">
        <w:rPr>
          <w:rFonts w:cs="Times New Roman"/>
          <w:vertAlign w:val="superscript"/>
        </w:rPr>
        <w:t>18</w:t>
      </w:r>
      <w:r w:rsidR="00CF0DB6">
        <w:fldChar w:fldCharType="end"/>
      </w:r>
      <w:r w:rsidR="00DE358C">
        <w:t xml:space="preserve"> </w:t>
      </w:r>
      <w:r w:rsidR="007B6F24">
        <w:t>For</w:t>
      </w:r>
      <w:r w:rsidR="00DE358C">
        <w:t xml:space="preserve"> each </w:t>
      </w:r>
      <w:r w:rsidR="007B6F24">
        <w:t>HCP</w:t>
      </w:r>
      <w:r w:rsidR="007661BD">
        <w:t xml:space="preserve"> </w:t>
      </w:r>
      <w:r w:rsidR="00CC0809">
        <w:t>participant</w:t>
      </w:r>
      <w:r w:rsidR="00DE358C">
        <w:t xml:space="preserve">, </w:t>
      </w:r>
      <w:r w:rsidR="00E41A6E">
        <w:t xml:space="preserve">the patient-specific </w:t>
      </w:r>
      <w:r w:rsidR="007B6F24">
        <w:t>atroph</w:t>
      </w:r>
      <w:r w:rsidR="003E253C">
        <w:t>y</w:t>
      </w:r>
      <w:r w:rsidR="007B6F24">
        <w:t xml:space="preserve"> </w:t>
      </w:r>
      <w:r w:rsidR="00DB5C11">
        <w:t>mask</w:t>
      </w:r>
      <w:r w:rsidR="00E41A6E">
        <w:t xml:space="preserve"> was </w:t>
      </w:r>
      <w:r w:rsidR="007B6F24">
        <w:t>used as a seed region</w:t>
      </w:r>
      <w:r w:rsidR="0095701C">
        <w:t xml:space="preserve"> and</w:t>
      </w:r>
      <w:r w:rsidR="007B6F24">
        <w:t xml:space="preserve"> </w:t>
      </w:r>
      <w:r w:rsidR="00DE358C">
        <w:t xml:space="preserve">the </w:t>
      </w:r>
      <w:r w:rsidR="00621423">
        <w:t xml:space="preserve">average </w:t>
      </w:r>
      <w:r w:rsidR="00DE358C">
        <w:t xml:space="preserve">BOLD </w:t>
      </w:r>
      <w:r w:rsidR="00E41A6E">
        <w:t>time series</w:t>
      </w:r>
      <w:r w:rsidR="00DE358C">
        <w:t xml:space="preserve"> was correlated with the </w:t>
      </w:r>
      <w:r w:rsidR="00E41A6E">
        <w:t>time series</w:t>
      </w:r>
      <w:r w:rsidR="00DE358C">
        <w:t xml:space="preserve"> of every other voxel </w:t>
      </w:r>
      <w:r w:rsidR="00E41A6E">
        <w:t>across</w:t>
      </w:r>
      <w:r w:rsidR="00DE358C">
        <w:t xml:space="preserve"> the brain</w:t>
      </w:r>
      <w:r w:rsidR="007B6F24">
        <w:t xml:space="preserve">, yielding a whole-brain seed-based </w:t>
      </w:r>
      <w:r w:rsidR="00836E7F">
        <w:t>FC</w:t>
      </w:r>
      <w:r w:rsidR="006602DA">
        <w:t xml:space="preserve"> map.</w:t>
      </w:r>
      <w:r w:rsidR="00DE35D3" w:rsidRPr="00DE35D3">
        <w:rPr>
          <w:highlight w:val="green"/>
        </w:rPr>
        <w:t>[cit]</w:t>
      </w:r>
      <w:r w:rsidR="00DE358C">
        <w:t xml:space="preserve"> Pearson</w:t>
      </w:r>
      <w:r w:rsidR="00621423">
        <w:t>’s</w:t>
      </w:r>
      <w:r w:rsidR="00DE358C">
        <w:t xml:space="preserve"> correlation maps were Fisher r-to-z transformed</w:t>
      </w:r>
      <w:r w:rsidR="006A1530">
        <w:t>, and the resulting 173 connectivity maps were averaged to obtain a single AN map per patient, reflecting the normative FC associated with</w:t>
      </w:r>
      <w:r w:rsidR="007B6F24">
        <w:t xml:space="preserve"> </w:t>
      </w:r>
      <w:r w:rsidR="009175E1">
        <w:t xml:space="preserve">each </w:t>
      </w:r>
      <w:r w:rsidR="007B6F24">
        <w:t xml:space="preserve">patient’s </w:t>
      </w:r>
      <w:r w:rsidR="00833C95">
        <w:t>atroph</w:t>
      </w:r>
      <w:r w:rsidR="007040FD">
        <w:t>y</w:t>
      </w:r>
      <w:r w:rsidR="001107F8">
        <w:t xml:space="preserve"> </w:t>
      </w:r>
      <w:r w:rsidR="001107F8" w:rsidRPr="00051C06">
        <w:t>(</w:t>
      </w:r>
      <w:r w:rsidR="00DA1E14">
        <w:t>Fig.</w:t>
      </w:r>
      <w:r w:rsidR="001107F8" w:rsidRPr="00051C06">
        <w:t xml:space="preserve"> 2B)</w:t>
      </w:r>
      <w:r w:rsidR="009E0AA2" w:rsidRPr="00051C06">
        <w:t>.</w:t>
      </w:r>
      <w:r w:rsidR="00217514" w:rsidRPr="00051C06">
        <w:t xml:space="preserve"> </w:t>
      </w:r>
    </w:p>
    <w:p w14:paraId="029C4392" w14:textId="103FE9F6" w:rsidR="00051C06" w:rsidRDefault="00051C06" w:rsidP="00051C06">
      <w:pPr>
        <w:spacing w:before="240" w:after="240"/>
      </w:pPr>
      <w:r w:rsidRPr="00051C06">
        <w:t xml:space="preserve">Following prior </w:t>
      </w:r>
      <w:r>
        <w:t>LNM</w:t>
      </w:r>
      <w:r w:rsidRPr="00051C06">
        <w:t xml:space="preserve"> </w:t>
      </w:r>
      <w:r w:rsidR="0051017C">
        <w:t>methodological recommendations,</w:t>
      </w:r>
      <w:r w:rsidR="00F2514D">
        <w:fldChar w:fldCharType="begin"/>
      </w:r>
      <w:r w:rsidR="002324DC">
        <w:instrText xml:space="preserve"> ADDIN ZOTERO_ITEM CSL_CITATION {"citationID":"4fpNxTqz","properties":{"unsorted":false,"formattedCitation":"\\super 11,38\\nosupersub{}","plainCitation":"11,38","noteIndex":0},"citationItems":[{"id":440,"uris":["http://zotero.org/users/5757768/items/DZ9PWPLL"],"itemData":{"id":440,"type":"article-journal","abstract":"IMPORTANCE: Identifying anatomy causally involved in psychosis could inform therapeutic neuromodulation targets for schizophrenia.\nOBJECTIVE: To assess whether lesions that cause secondary psychosis have functional connections to a common brain circuit.\nDESIGN, SETTING, AND PARTICIPANTS: This case-control study mapped functional connections of published cases of lesions causing secondary psychosis compared with control lesions unassociated with psychosis. Published cases of lesion-induced psychosis were analyzed in a computational laboratory. Participants had documented brain lesions associated with new-onset psychotic symptoms without a history of psychosis. Control cases included 1156 patients with lesions not associated with psychosis. Generalizability across lesional datasets was assessed using an independent cohort of 181 patients with brain lesions who subsequently underwent neurobehavioral testing. Data were analyzed from June 2022 to April 2024.\nEXPOSURES: Lesions causing secondary psychosis.\nMAIN OUTCOMES AND MEASURES: Psychosis or no psychosis.\nRESULTS: A total of 153 lesions from published cases were determined to be causal of psychosis, 42 of which were described as schizophrenia or schizophrenia-like (71 [46%] patients were male, 82 [54%] female; mean [SD] age, 50.0 [20.8] years). Lesions that caused secondary psychosis mapped to a common brain circuit defined by functional connectivity to the posterior subiculum of the hippocampus (84% functional overlap, family-wise error [FWE] rate corrected P &lt; 5 × 10-5). At a lower statistical threshold (&gt;75% overlap, FWE-corrected P &lt; 5 × 10-4), this circuit included the ventral tegmental area, retrosplenial cortex, lobule IX and dentate nucleus of the cerebellum, and the mediodorsal and midline nuclei of the thalamus. This circuit was consistent when derived from schizophrenia-like cases (spatial r = 0.98). We repeated these analyses after excluding lesions intersecting the hippocampus (n = 47) and found a consistent functional connectivity profile (spatial r = 0.98) with the posterior subiculum remaining the center of connectivity (&gt;75% overlap, FWE-corrected P &lt; 5 × 10-5), demonstrating a circuit-level effect. In an independent observational cohort of patients with penetrating head trauma (n = 181), lesions associated with symptoms of psychosis exhibited significantly similar connectivity profiles to the lesion-derived psychosis circuit (suspiciousness, P = .03; unusual thought content, P = .046). Voxels in the rostromedial prefrontal cortex are highly correlated with this psychosis circuit (spatial r = 0.82), suggesting the rostromedial prefrontal cortex as a promising transcranial magnetic stimulation target for psychosis.\nCONCLUSIONS AND RELEVANCE: Lesions that cause secondary psychosis affect a common brain circuit in the hippocampus. These results can help inform therapeutic neuromodulation targeting.","container-title":"JAMA psychiatry","DOI":"10.1001/jamapsychiatry.2024.4534","ISSN":"2168-6238","issue":"4","journalAbbreviation":"JAMA Psychiatry","language":"eng","page":"368-378","PMID":"39937525","PMCID":"PMC11822627","source":"PubMed","title":"Mapping Lesions That Cause Psychosis to a Human Brain Circuit and Proposed Stimulation Target","volume":"82","author":[{"family":"Pines","given":"Andrew R."},{"family":"Frandsen","given":"Summer B."},{"family":"Drew","given":"William"},{"family":"Meyer","given":"Garance M."},{"family":"Howard","given":"Calvin"},{"family":"Palm","given":"Stephan T."},{"family":"Schaper","given":"Frederic L. W. V. J."},{"family":"Lin","given":"Christopher"},{"family":"Butenko","given":"Konstantin"},{"family":"Ferguson","given":"Michael A."},{"family":"Friedrich","given":"Maximilian U."},{"family":"Grafman","given":"Jordan H."},{"family":"Kappel","given":"Ari D."},{"family":"Neudorfer","given":"Clemens"},{"family":"Rost","given":"Natalia S."},{"family":"Sanderson","given":"Lauren L."},{"family":"Taylor","given":"Joseph J."},{"family":"Wu","given":"Ona"},{"family":"Kletenik","given":"Isaiah"},{"family":"Vogel","given":"Jacob W."},{"family":"Cohen","given":"Alexander L."},{"family":"Horn","given":"Andreas"},{"family":"Fox","given":"Michael D."},{"family":"Silbersweig","given":"David"},{"family":"Siddiqi","given":"Shan H."}],"issued":{"date-parts":[["2025",4,1]]}}},{"id":443,"uris":["http://zotero.org/users/5757768/items/NTWT5Z5N"],"itemData":{"id":443,"type":"article","abstract":"Lesion network mapping (LNM) and related techniques have been used in over 200 studies, primarily to test whether anatomically distributed lesions that cause the same symptom fall within a common brain network. A recent article1 challenges the specificity and validity of this technique, suggesting that lesion network maps primarily reflect intrinsic properties of the normative connectome rather than lesion–symptom relationships. However, the data and procedures in van den Heuvel et al. do not reflect those used in most LNM studies. Further, the main conclusions were based on similarity between maps, but similarity does not imply the absence of meaningful differences. In contrast, LNM provides evidence for meaningful differences using specificity testing. Exemplary analyses of 1090 lesion locations from 34 prior LNM studies do not support van den Heuvel’s concerns and confirm the lesion-deficit specificity of LNM. While we encourage further methodological investigation, the analyses of van den Heuvel et al. do not invalidate prior LNM findings or future applications.","DOI":"10.64898/2026.02.24.707529","language":"en","license":"© 2026, Posted by openRxiv. This pre-print is available under a Creative Commons License (Attribution-NonCommercial-NoDerivs 4.0 International), CC BY-NC-ND 4.0, as described at http://creativecommons.org/licenses/by-nc-nd/4.0/","note":"ISSN: 2692-8205\npage: 2026.02.24.707529\nsection: Contradictory Results","publisher":"bioRxiv","source":"bioRxiv","title":"The methodological foundations of lesion network mapping remain sound","URL":"https://www.biorxiv.org/content/10.64898/2026.02.24.707529v1","author":[{"family":"Siddiqi","given":"Shan"},{"family":"Horn","given":"Andreas"},{"family":"Schaper","given":"Frederic L. W. V. J."},{"family":"Khosravani","given":"Sanaz"},{"family":"Cohen","given":"Alexander Li"},{"family":"Joutsa","given":"Juho"},{"family":"Rolston","given":"John D."},{"family":"Ferguson","given":"Michael A."},{"family":"Snider","given":"Samuel B."},{"family":"Winkler","given":"Anderson M."},{"family":"Akram","given":"Harith"},{"family":"Smith","given":"Stephen M."},{"family":"Nichols","given":"Thomas E."},{"family":"Friston","given":"Karl"},{"family":"Boes","given":"Aaron D."},{"family":"Fox","given":"Michael D."}],"accessed":{"date-parts":[["2026",3,27]]},"issued":{"date-parts":[["2026",2,26]]}}}],"schema":"https://github.com/citation-style-language/schema/raw/master/csl-citation.json"} </w:instrText>
      </w:r>
      <w:r w:rsidR="00F2514D">
        <w:fldChar w:fldCharType="separate"/>
      </w:r>
      <w:r w:rsidR="002324DC" w:rsidRPr="002324DC">
        <w:rPr>
          <w:rFonts w:cs="Times New Roman"/>
          <w:vertAlign w:val="superscript"/>
        </w:rPr>
        <w:t>11,38</w:t>
      </w:r>
      <w:r w:rsidR="00F2514D">
        <w:fldChar w:fldCharType="end"/>
      </w:r>
      <w:r w:rsidR="006B30A5">
        <w:t xml:space="preserve"> </w:t>
      </w:r>
      <w:r w:rsidRPr="00051C06">
        <w:t xml:space="preserve">we quantified the </w:t>
      </w:r>
      <w:r w:rsidR="00C4391A">
        <w:t>global</w:t>
      </w:r>
      <w:r w:rsidRPr="00051C06">
        <w:t xml:space="preserve"> similarity between AN</w:t>
      </w:r>
      <w:r w:rsidR="009A1917">
        <w:t xml:space="preserve"> </w:t>
      </w:r>
      <w:r w:rsidR="003308FC">
        <w:t>maps</w:t>
      </w:r>
      <w:r w:rsidRPr="00051C06">
        <w:t xml:space="preserve"> by computing pairwise correlations between vectorized maps across</w:t>
      </w:r>
      <w:r w:rsidR="00EE0B0D">
        <w:t xml:space="preserve"> </w:t>
      </w:r>
      <w:r w:rsidR="0003616C">
        <w:t xml:space="preserve">all </w:t>
      </w:r>
      <w:r w:rsidRPr="00051C06">
        <w:t>subjects</w:t>
      </w:r>
      <w:r w:rsidR="00F20750">
        <w:t>.</w:t>
      </w:r>
      <w:r w:rsidRPr="00051C06">
        <w:t xml:space="preserve"> </w:t>
      </w:r>
      <w:r w:rsidR="00CE5105">
        <w:t>W</w:t>
      </w:r>
      <w:r w:rsidR="00CE5105" w:rsidRPr="00CE5105">
        <w:t xml:space="preserve">ithin-group similarity was calculated as the median of all pairwise correlations </w:t>
      </w:r>
      <w:r w:rsidR="002C71F2">
        <w:t>among patients in that group, whereas between-group similarity was defined as the median of all pairwise correlations between patients in the target group and those in</w:t>
      </w:r>
      <w:r w:rsidR="00CE5105" w:rsidRPr="00CE5105">
        <w:t xml:space="preserve"> all other cohorts.</w:t>
      </w:r>
      <w:r w:rsidR="00CE5105">
        <w:t xml:space="preserve"> </w:t>
      </w:r>
      <w:r w:rsidR="00573A0F" w:rsidRPr="00573A0F">
        <w:t>Group-wise differences were assessed using permutation testing</w:t>
      </w:r>
      <w:r w:rsidR="00B864A9">
        <w:t xml:space="preserve"> </w:t>
      </w:r>
      <w:r w:rsidR="00331C6B">
        <w:t>(n=5000)</w:t>
      </w:r>
      <w:r w:rsidR="00812B99">
        <w:t>, in which diagnostic labels were shuffled</w:t>
      </w:r>
      <w:r w:rsidR="009A4A80">
        <w:t>,</w:t>
      </w:r>
      <w:r w:rsidR="00812B99">
        <w:t xml:space="preserve"> and the median difference (Δ) between within-group and between-group correlations</w:t>
      </w:r>
      <w:r w:rsidR="00331C6B">
        <w:t xml:space="preserve"> was</w:t>
      </w:r>
      <w:r w:rsidR="00812B99">
        <w:t xml:space="preserve"> recomputed</w:t>
      </w:r>
      <w:r w:rsidR="001D334F">
        <w:t>.</w:t>
      </w:r>
      <w:r w:rsidR="001E2303">
        <w:t xml:space="preserve"> </w:t>
      </w:r>
      <w:r w:rsidR="00FC3F0C">
        <w:t xml:space="preserve">To assess whether </w:t>
      </w:r>
      <w:r w:rsidR="00237EA0">
        <w:t>the</w:t>
      </w:r>
      <w:r w:rsidR="00FC3F0C">
        <w:t xml:space="preserve"> AN</w:t>
      </w:r>
      <w:r w:rsidR="009A1917">
        <w:t xml:space="preserve"> </w:t>
      </w:r>
      <w:r w:rsidR="00C57F4D">
        <w:t>map</w:t>
      </w:r>
      <w:r w:rsidR="00FC3F0C">
        <w:t xml:space="preserve"> retained diagnosis-related spatial differences</w:t>
      </w:r>
      <w:r w:rsidRPr="00051C06">
        <w:t xml:space="preserve">, </w:t>
      </w:r>
      <w:r w:rsidR="00616C8C">
        <w:t>we tested voxel</w:t>
      </w:r>
      <w:r w:rsidR="00697715">
        <w:t>-</w:t>
      </w:r>
      <w:r w:rsidR="00616C8C">
        <w:t>wise between-group effects using permutation-based inference (</w:t>
      </w:r>
      <w:r w:rsidR="00331C6B">
        <w:t>n=5000)</w:t>
      </w:r>
      <w:r w:rsidR="00616C8C">
        <w:t xml:space="preserve"> implemented in FSL </w:t>
      </w:r>
      <w:r w:rsidR="00616C8C" w:rsidRPr="00616C8C">
        <w:rPr>
          <w:i/>
          <w:iCs/>
        </w:rPr>
        <w:t>randomise</w:t>
      </w:r>
      <w:r w:rsidR="00697715" w:rsidRPr="00697715">
        <w:t xml:space="preserve"> </w:t>
      </w:r>
      <w:r w:rsidR="00697715">
        <w:t>using threshold-free cluster enhancement</w:t>
      </w:r>
      <w:r w:rsidR="00616C8C">
        <w:t xml:space="preserve">. </w:t>
      </w:r>
      <w:r w:rsidR="00935283">
        <w:t>A</w:t>
      </w:r>
      <w:r w:rsidR="00697715">
        <w:t xml:space="preserve"> </w:t>
      </w:r>
      <w:r w:rsidR="00935283">
        <w:t>one-way ANOVA was performed across groups, followed by post hoc pairwise comparisons, while adjusting for age, sex</w:t>
      </w:r>
      <w:r w:rsidR="0095701C">
        <w:t xml:space="preserve"> and</w:t>
      </w:r>
      <w:r w:rsidR="00935283">
        <w:t xml:space="preserve"> years of education. Results were </w:t>
      </w:r>
      <w:r w:rsidR="00935283">
        <w:lastRenderedPageBreak/>
        <w:t xml:space="preserve">corrected for multiple comparisons with family-wise error correction at </w:t>
      </w:r>
      <w:r w:rsidR="00697715">
        <w:t xml:space="preserve">voxel-level with </w:t>
      </w:r>
      <w:r w:rsidR="00935283" w:rsidRPr="00935283">
        <w:rPr>
          <w:i/>
          <w:iCs/>
        </w:rPr>
        <w:t>P</w:t>
      </w:r>
      <w:r w:rsidR="00935283">
        <w:t xml:space="preserve"> &lt; 0.05.</w:t>
      </w:r>
    </w:p>
    <w:p w14:paraId="188BF0FE" w14:textId="6C689154" w:rsidR="00AB7684" w:rsidRPr="005E4F3B" w:rsidRDefault="006B02EF" w:rsidP="005E4F3B">
      <w:pPr>
        <w:pStyle w:val="Titolo3"/>
        <w:rPr>
          <w:sz w:val="32"/>
          <w:szCs w:val="32"/>
        </w:rPr>
      </w:pPr>
      <w:r w:rsidRPr="005E4F3B">
        <w:rPr>
          <w:sz w:val="32"/>
          <w:szCs w:val="32"/>
        </w:rPr>
        <w:t>Multiscale atrophy network representation</w:t>
      </w:r>
    </w:p>
    <w:p w14:paraId="395E3288" w14:textId="7DA5D56E" w:rsidR="00F67425" w:rsidRDefault="00D81C7A" w:rsidP="0006622A">
      <w:pPr>
        <w:rPr>
          <w:lang w:val="en-GB"/>
        </w:rPr>
      </w:pPr>
      <w:r>
        <w:t xml:space="preserve">To characterize </w:t>
      </w:r>
      <w:r w:rsidR="00322B22">
        <w:t>AN</w:t>
      </w:r>
      <w:r w:rsidR="008943F8">
        <w:t xml:space="preserve"> maps </w:t>
      </w:r>
      <w:r>
        <w:t xml:space="preserve">at </w:t>
      </w:r>
      <w:r w:rsidR="009C1332">
        <w:t xml:space="preserve">increasing </w:t>
      </w:r>
      <w:r>
        <w:t xml:space="preserve">levels of spatial </w:t>
      </w:r>
      <w:r w:rsidR="00EE5F96">
        <w:t>complexity</w:t>
      </w:r>
      <w:r>
        <w:t xml:space="preserve">, we </w:t>
      </w:r>
      <w:r w:rsidR="00647C12">
        <w:t>used</w:t>
      </w:r>
      <w:r>
        <w:t xml:space="preserve"> three parallel representations</w:t>
      </w:r>
      <w:r w:rsidR="009C1332">
        <w:t xml:space="preserve"> yielding different </w:t>
      </w:r>
      <w:r w:rsidR="00C57F4D">
        <w:t>resolutions</w:t>
      </w:r>
      <w:r w:rsidR="00C360E3">
        <w:t>.</w:t>
      </w:r>
      <w:r w:rsidR="00C360E3" w:rsidRPr="2681D99F">
        <w:rPr>
          <w:lang w:val="en-GB"/>
        </w:rPr>
        <w:t xml:space="preserve"> </w:t>
      </w:r>
      <w:r w:rsidR="00621423">
        <w:rPr>
          <w:lang w:val="en-GB"/>
        </w:rPr>
        <w:t>S</w:t>
      </w:r>
      <w:r w:rsidR="00776D21">
        <w:t>ubject-level</w:t>
      </w:r>
      <w:r w:rsidR="00052C71">
        <w:rPr>
          <w:lang w:val="en-GB"/>
        </w:rPr>
        <w:t xml:space="preserve"> </w:t>
      </w:r>
      <w:r w:rsidR="009C1332">
        <w:t>maps</w:t>
      </w:r>
      <w:r w:rsidR="00634A29">
        <w:t xml:space="preserve"> </w:t>
      </w:r>
      <w:r w:rsidR="009C1332">
        <w:t xml:space="preserve">were first </w:t>
      </w:r>
      <w:r w:rsidR="00634A29">
        <w:t xml:space="preserve">embedded in a two-dimensional space using </w:t>
      </w:r>
      <w:r w:rsidR="00B312C0">
        <w:t xml:space="preserve">a </w:t>
      </w:r>
      <w:r w:rsidR="00634A29">
        <w:t>uniform manifold approximation and projection (UMAP</w:t>
      </w:r>
      <w:r w:rsidR="00F81F45">
        <w:t>)</w:t>
      </w:r>
      <w:r w:rsidR="00634A29">
        <w:t xml:space="preserve"> </w:t>
      </w:r>
      <w:r w:rsidR="00621423">
        <w:t>method</w:t>
      </w:r>
      <w:r w:rsidR="004831C1">
        <w:fldChar w:fldCharType="begin"/>
      </w:r>
      <w:r w:rsidR="002324DC">
        <w:instrText xml:space="preserve"> ADDIN ZOTERO_ITEM CSL_CITATION {"citationID":"6QXkLnIz","properties":{"unsorted":false,"formattedCitation":"\\super 39\\nosupersub{}","plainCitation":"39","noteIndex":0},"citationItems":[{"id":404,"uris":["http://zotero.org/users/5757768/items/UH7WR44R"],"itemData":{"id":404,"type":"article-journal","abstract":"McInnes et al., (2018). UMAP: Uniform Manifold Approximation and Projection. Journal of Open Source Software, 3(29), 861, https://doi.org/10.21105/joss.00861","container-title":"Journal of Open Source Software","DOI":"10.21105/joss.00861","ISSN":"2475-9066","issue":"29","language":"en","page":"861","source":"joss.theoj.org","title":"UMAP: Uniform Manifold Approximation and Projection","title-short":"UMAP","volume":"3","author":[{"family":"McInnes","given":"Leland"},{"family":"Healy","given":"John"},{"family":"Saul","given":"Nathaniel"},{"family":"Großberger","given":"Lukas"}],"issued":{"date-parts":[["2018",9,2]]}}}],"schema":"https://github.com/citation-style-language/schema/raw/master/csl-citation.json"} </w:instrText>
      </w:r>
      <w:r w:rsidR="004831C1">
        <w:fldChar w:fldCharType="separate"/>
      </w:r>
      <w:r w:rsidR="002324DC" w:rsidRPr="002324DC">
        <w:rPr>
          <w:rFonts w:cs="Times New Roman"/>
          <w:vertAlign w:val="superscript"/>
        </w:rPr>
        <w:t>39</w:t>
      </w:r>
      <w:r w:rsidR="004831C1">
        <w:fldChar w:fldCharType="end"/>
      </w:r>
      <w:r w:rsidR="00621423">
        <w:t xml:space="preserve"> </w:t>
      </w:r>
      <w:r w:rsidR="00634A29">
        <w:t>to enable visualization of inter-individual similarity while preserving local and global structure</w:t>
      </w:r>
      <w:r w:rsidR="00621423">
        <w:t>s</w:t>
      </w:r>
      <w:r w:rsidR="00D72359">
        <w:t xml:space="preserve"> (</w:t>
      </w:r>
      <w:r w:rsidR="00DA1E14">
        <w:t>Fig.</w:t>
      </w:r>
      <w:r w:rsidR="00D72359">
        <w:t xml:space="preserve"> </w:t>
      </w:r>
      <w:r w:rsidR="001617EC">
        <w:t>3</w:t>
      </w:r>
      <w:r w:rsidR="00D72359">
        <w:t>A)</w:t>
      </w:r>
      <w:r w:rsidR="00634A29">
        <w:t xml:space="preserve">. </w:t>
      </w:r>
      <w:r w:rsidR="00BB7A4E">
        <w:t xml:space="preserve">We primarily </w:t>
      </w:r>
      <w:r w:rsidR="00E8227C">
        <w:t>used</w:t>
      </w:r>
      <w:r w:rsidR="00BB7A4E">
        <w:t xml:space="preserve"> the </w:t>
      </w:r>
      <w:r w:rsidR="00E8227C">
        <w:t>algorithm’s</w:t>
      </w:r>
      <w:r w:rsidR="00BB7A4E">
        <w:t xml:space="preserve"> default </w:t>
      </w:r>
      <w:r w:rsidR="00046837">
        <w:t>settings</w:t>
      </w:r>
      <w:r w:rsidR="00BB7A4E">
        <w:t xml:space="preserve">, including 15 nearest </w:t>
      </w:r>
      <w:r w:rsidR="00AB3B1D">
        <w:t>neighbours</w:t>
      </w:r>
      <w:r w:rsidR="00BB7A4E">
        <w:t xml:space="preserve"> to balance local and global structure</w:t>
      </w:r>
      <w:r w:rsidR="00621423">
        <w:t>s</w:t>
      </w:r>
      <w:r w:rsidR="00BB7A4E">
        <w:t xml:space="preserve">, a minimum distance of </w:t>
      </w:r>
      <w:r w:rsidR="00FC29E5">
        <w:t xml:space="preserve">0.1 </w:t>
      </w:r>
      <w:r w:rsidR="00E8227C">
        <w:t>to obtain</w:t>
      </w:r>
      <w:r w:rsidR="00BB7A4E">
        <w:t xml:space="preserve"> compact </w:t>
      </w:r>
      <w:r w:rsidR="00E8227C">
        <w:t>embeddings</w:t>
      </w:r>
      <w:r w:rsidR="0095701C">
        <w:t xml:space="preserve"> and</w:t>
      </w:r>
      <w:r w:rsidR="00BB7A4E">
        <w:t xml:space="preserve"> Euclidean distance as the </w:t>
      </w:r>
      <w:r w:rsidR="00E8227C">
        <w:t xml:space="preserve">similarity </w:t>
      </w:r>
      <w:r w:rsidR="00BB7A4E">
        <w:t xml:space="preserve">metric. </w:t>
      </w:r>
      <w:r w:rsidR="00E8227C">
        <w:t>To improve</w:t>
      </w:r>
      <w:r w:rsidR="00BB7A4E">
        <w:t xml:space="preserve"> reproducibility and </w:t>
      </w:r>
      <w:r w:rsidR="00030AD4">
        <w:t>embedding</w:t>
      </w:r>
      <w:r w:rsidR="00BB7A4E">
        <w:t xml:space="preserve"> stability, we </w:t>
      </w:r>
      <w:r w:rsidR="00E8227C">
        <w:t>fixed</w:t>
      </w:r>
      <w:r w:rsidR="00BB7A4E">
        <w:t xml:space="preserve"> the random state and </w:t>
      </w:r>
      <w:r w:rsidR="00E8227C">
        <w:t>increased</w:t>
      </w:r>
      <w:r w:rsidR="00BB7A4E">
        <w:t xml:space="preserve"> the number of </w:t>
      </w:r>
      <w:r w:rsidR="00C352CE">
        <w:t>optimization</w:t>
      </w:r>
      <w:r w:rsidR="00B87905">
        <w:t xml:space="preserve"> </w:t>
      </w:r>
      <w:r w:rsidR="00621423">
        <w:t xml:space="preserve">repetitions </w:t>
      </w:r>
      <w:r w:rsidR="00BB7A4E">
        <w:t>to 1000</w:t>
      </w:r>
      <w:r w:rsidR="00E12A25">
        <w:t>.</w:t>
      </w:r>
      <w:r w:rsidR="00DB321F">
        <w:t xml:space="preserve"> Full hyperparameter specifications are provided in </w:t>
      </w:r>
      <w:r w:rsidR="00DB321F" w:rsidRPr="00004276">
        <w:t>Supplementary Table 1</w:t>
      </w:r>
      <w:r w:rsidR="00DB321F">
        <w:t>.</w:t>
      </w:r>
      <w:r w:rsidR="00E12A25">
        <w:t xml:space="preserve"> </w:t>
      </w:r>
      <w:r w:rsidR="000B6477">
        <w:t>In parallel, atlas-based summary metrics were derived by averaging AN</w:t>
      </w:r>
      <w:r w:rsidR="008943F8">
        <w:t xml:space="preserve"> </w:t>
      </w:r>
      <w:r w:rsidR="00491050">
        <w:t>value</w:t>
      </w:r>
      <w:r w:rsidR="00BB7129">
        <w:t>s</w:t>
      </w:r>
      <w:r w:rsidR="000B6477">
        <w:t xml:space="preserve"> </w:t>
      </w:r>
      <w:r w:rsidR="00877A4F">
        <w:t xml:space="preserve">within </w:t>
      </w:r>
      <w:r w:rsidR="00697715">
        <w:t>s</w:t>
      </w:r>
      <w:r w:rsidR="000B6477">
        <w:t xml:space="preserve">even composite </w:t>
      </w:r>
      <w:r w:rsidR="00697715">
        <w:t xml:space="preserve">network </w:t>
      </w:r>
      <w:r w:rsidR="000B6477">
        <w:t>ROIs defined by grouping cortical and cerebellar parcels assigned to each network in the Schaefer and Buckner atlases</w:t>
      </w:r>
      <w:r w:rsidR="00697715">
        <w:t xml:space="preserve"> (Fig. 3B)</w:t>
      </w:r>
      <w:r w:rsidR="00152563">
        <w:t>,</w:t>
      </w:r>
      <w:r w:rsidR="00B76DB5">
        <w:fldChar w:fldCharType="begin"/>
      </w:r>
      <w:r w:rsidR="002324DC">
        <w:instrText xml:space="preserve"> ADDIN ZOTERO_ITEM CSL_CITATION {"citationID":"ifcBgqnH","properties":{"unsorted":false,"formattedCitation":"\\super 40,41\\nosupersub{}","plainCitation":"40,41","noteIndex":0},"citationItems":[{"id":414,"uris":["http://zotero.org/users/5757768/items/S2YU6X56"],"itemData":{"id":414,"type":"article-journal","abstract":"Information processing in the cerebral cortex involves interactions among distributed areas. Anatomical connectivity suggests that certain areas form local hierarchical relations such as within the visual system. Other connectivity patterns, particularly among association areas, suggest the presence of large-scale circuits without clear hierarchical relations. In this study the organization of networks in the human cerebrum was explored using resting-state functional connectivity MRI. Data from 1,000 subjects were registered using surface-based alignment. A clustering approach was employed to identify and replicate networks of functionally coupled regions across the cerebral cortex. The results revealed local networks confined to sensory and motor cortices as well as distributed networks of association regions. Within the sensory and motor cortices, functional connectivity followed topographic representations across adjacent areas. In association cortex, the connectivity patterns often showed abrupt transitions between network boundaries. Focused analyses were performed to better understand properties of network connectivity. A canonical sensory-motor pathway involving primary visual area, putative middle temporal area complex (MT+), lateral intraparietal area, and frontal eye field was analyzed to explore how interactions might arise within and between networks. Results showed that adjacent regions of the MT+ complex demonstrate differential connectivity consistent with a hierarchical pathway that spans networks. The functional connectivity of parietal and prefrontal association cortices was next explored. Distinct connectivity profiles of neighboring regions suggest they participate in distributed networks that, while showing evidence for interactions, are embedded within largely parallel, interdigitated circuits. We conclude by discussing the organization of these large-scale cerebral networks in relation to monkey anatomy and their potential evolutionary expansion in humans to support cognition.","container-title":"Journal of Neurophysiology","DOI":"10.1152/jn.00338.2011","ISSN":"0022-3077","issue":"3","page":"1125-1165","publisher":"American Physiological Society","source":"journals.physiology.org (Atypon)","title":"The organization of the human cerebral cortex estimated by intrinsic functional connectivity","volume":"106","author":[{"family":"Thomas Yeo","given":"B. T."},{"family":"Krienen","given":"Fenna M."},{"family":"Sepulcre","given":"Jorge"},{"family":"Sabuncu","given":"Mert R."},{"family":"Lashkari","given":"Danial"},{"family":"Hollinshead","given":"Marisa"},{"family":"Roffman","given":"Joshua L."},{"family":"Smoller","given":"Jordan W."},{"family":"Zöllei","given":"Lilla"},{"family":"Polimeni","given":"Jonathan R."},{"family":"Fischl","given":"Bruce"},{"family":"Liu","given":"Hesheng"},{"family":"Buckner","given":"Randy L."}],"issued":{"date-parts":[["2011",9]]}}},{"id":408,"uris":["http://zotero.org/users/5757768/items/FUV2UWYY"],"itemData":{"id":408,"type":"article-journal","abstract":"The cerebral cortex communicates with the cerebellum via polysynaptic circuits. Separate regions of the cerebellum are connected to distinct cerebral areas, forming a complex topography. In this study we explored the organization of cerebrocerebellar circuits in the human using resting-state functional connectivity MRI (fcMRI). Data from 1,000 subjects were registered using nonlinear deformation of the cerebellum in combination with surface-based alignment of the cerebral cortex. The foot, hand, and tongue representations were localized in subjects performing movements. fcMRI maps derived from seed regions placed in different parts of the motor body representation yielded the expected inverted map of somatomotor topography in the anterior lobe and the upright map in the posterior lobe. Next, we mapped the complete topography of the cerebellum by estimating the principal cerebral target for each point in the cerebellum in a discovery sample of 500 subjects and replicated the topography in 500 independent subjects. The majority of the human cerebellum maps to association areas. Quantitative analysis of 17 distinct cerebral networks revealed that the extent of the cerebellum dedicated to each network is proportional to the network's extent in the cerebrum with a few exceptions, including primary visual cortex, which is not represented in the cerebellum. Like somatomotor representations, cerebellar regions linked to association cortex have separate anterior and posterior representations that are oriented as mirror images of one another. The orderly topography of the representations suggests that the cerebellum possesses at least two large, homotopic maps of the full cerebrum and possibly a smaller third map.","container-title":"Journal of Neurophysiology","DOI":"10.1152/jn.00339.2011","ISSN":"1522-1598","issue":"5","journalAbbreviation":"J Neurophysiol","language":"eng","page":"2322-2345","PMID":"21795627","PMCID":"PMC3214121","source":"PubMed","title":"The organization of the human cerebellum estimated by intrinsic functional connectivity","volume":"106","author":[{"family":"Buckner","given":"Randy L."},{"family":"Krienen","given":"Fenna M."},{"family":"Castellanos","given":"Angela"},{"family":"Diaz","given":"Julio C."},{"family":"Yeo","given":"B. T. Thomas"}],"issued":{"date-parts":[["2011",11]]}}}],"schema":"https://github.com/citation-style-language/schema/raw/master/csl-citation.json"} </w:instrText>
      </w:r>
      <w:r w:rsidR="00B76DB5">
        <w:fldChar w:fldCharType="separate"/>
      </w:r>
      <w:r w:rsidR="002324DC" w:rsidRPr="002324DC">
        <w:rPr>
          <w:rFonts w:cs="Times New Roman"/>
          <w:vertAlign w:val="superscript"/>
        </w:rPr>
        <w:t>40,41</w:t>
      </w:r>
      <w:r w:rsidR="00B76DB5">
        <w:fldChar w:fldCharType="end"/>
      </w:r>
      <w:r w:rsidR="000B6477">
        <w:t xml:space="preserve"> yielding one summary value per network. Subcortical regions were grouped using </w:t>
      </w:r>
      <w:r w:rsidR="00C44175">
        <w:t xml:space="preserve">Tian’s </w:t>
      </w:r>
      <w:r w:rsidR="00E834EF">
        <w:t>subcortical</w:t>
      </w:r>
      <w:r w:rsidR="000B6477">
        <w:t xml:space="preserve"> parcellation</w:t>
      </w:r>
      <w:r w:rsidR="00BB49F8">
        <w:t xml:space="preserve"> (n=16)</w:t>
      </w:r>
      <w:r w:rsidR="00B4511D">
        <w:t>.</w:t>
      </w:r>
      <w:r w:rsidR="00491050">
        <w:fldChar w:fldCharType="begin"/>
      </w:r>
      <w:r w:rsidR="002324DC">
        <w:instrText xml:space="preserve"> ADDIN ZOTERO_ITEM CSL_CITATION {"citationID":"RuDiXU99","properties":{"unsorted":false,"formattedCitation":"\\super 42\\nosupersub{}","plainCitation":"42","noteIndex":0},"citationItems":[{"id":410,"uris":["http://zotero.org/users/5757768/items/N99C2SEQ"],"itemData":{"id":410,"type":"article-journal","abstract":"Brain atlases are fundamental to understanding the topographic organization of the human brain, yet many contemporary human atlases cover only the cerebral cortex, leaving the subcortex a terra incognita. We use functional MRI (fMRI) to map the complex topographic organization of the human subcortex, revealing large-scale connectivity gradients and new areal boundaries. We unveil four scales of subcortical organization that recapitulate well-known anatomical nuclei at the coarsest scale and delineate 27 new bilateral regions at the finest. Ultrahigh field strength fMRI corroborates and extends this organizational structure, enabling the delineation of finer subdivisions of the hippocampus and the amygdala, while task-evoked fMRI reveals a subtle subcortical reorganization in response to changing cognitive demands. A new subcortical atlas is delineated, personalized to represent individual differences and used to uncover reproducible brain-behavior relationships. Linking cortical networks to subcortical regions recapitulates a task-positive to task-negative axis. This new atlas enables holistic connectome mapping and characterization of cortico-subcortical connectivity.","container-title":"Nature Neuroscience","DOI":"10.1038/s41593-020-00711-6","ISSN":"1546-1726","issue":"11","journalAbbreviation":"Nat Neurosci","language":"eng","page":"1421-1432","PMID":"32989295","source":"PubMed","title":"Topographic organization of the human subcortex unveiled with functional connectivity gradients","volume":"23","author":[{"family":"Tian","given":"Ye"},{"family":"Margulies","given":"Daniel S."},{"family":"Breakspear","given":"Michael"},{"family":"Zalesky","given":"Andrew"}],"issued":{"date-parts":[["2020",11]]}}}],"schema":"https://github.com/citation-style-language/schema/raw/master/csl-citation.json"} </w:instrText>
      </w:r>
      <w:r w:rsidR="00491050">
        <w:fldChar w:fldCharType="separate"/>
      </w:r>
      <w:r w:rsidR="002324DC" w:rsidRPr="002324DC">
        <w:rPr>
          <w:rFonts w:cs="Times New Roman"/>
          <w:vertAlign w:val="superscript"/>
        </w:rPr>
        <w:t>42</w:t>
      </w:r>
      <w:r w:rsidR="00491050">
        <w:fldChar w:fldCharType="end"/>
      </w:r>
      <w:r w:rsidR="00B4511D">
        <w:t xml:space="preserve"> Finally, voxel</w:t>
      </w:r>
      <w:r w:rsidR="00C44175">
        <w:t>-</w:t>
      </w:r>
      <w:r w:rsidR="00B4511D">
        <w:t>wise AN</w:t>
      </w:r>
      <w:r w:rsidR="008943F8">
        <w:t xml:space="preserve"> maps </w:t>
      </w:r>
      <w:r w:rsidR="00B4511D">
        <w:t xml:space="preserve">were </w:t>
      </w:r>
      <w:r w:rsidR="00C352CE">
        <w:t>analyzed</w:t>
      </w:r>
      <w:r w:rsidR="00B4511D">
        <w:t xml:space="preserve"> to </w:t>
      </w:r>
      <w:r w:rsidR="00C44175">
        <w:t xml:space="preserve">assess whole brain </w:t>
      </w:r>
      <w:r w:rsidR="00B4511D">
        <w:t>spatial pattern</w:t>
      </w:r>
      <w:r w:rsidR="00621423">
        <w:t>s</w:t>
      </w:r>
      <w:r w:rsidR="004117B0">
        <w:t>.</w:t>
      </w:r>
    </w:p>
    <w:p w14:paraId="73EBA466" w14:textId="77777777" w:rsidR="002C3BDC" w:rsidRDefault="002C3BDC" w:rsidP="002C3BDC">
      <w:pPr>
        <w:pStyle w:val="Titolo3"/>
        <w:rPr>
          <w:sz w:val="32"/>
          <w:szCs w:val="32"/>
        </w:rPr>
      </w:pPr>
      <w:r w:rsidRPr="002C3BDC">
        <w:rPr>
          <w:sz w:val="32"/>
          <w:szCs w:val="32"/>
        </w:rPr>
        <w:t>Clinical correlates</w:t>
      </w:r>
    </w:p>
    <w:p w14:paraId="17BD5E55" w14:textId="17078966" w:rsidR="0094787B" w:rsidRDefault="00BE46B9" w:rsidP="0006622A">
      <w:pPr>
        <w:rPr>
          <w:lang w:val="en-US"/>
        </w:rPr>
      </w:pPr>
      <w:r w:rsidRPr="00BE46B9">
        <w:rPr>
          <w:lang w:val="en-US"/>
        </w:rPr>
        <w:t>Associations between AN</w:t>
      </w:r>
      <w:r w:rsidR="00A959D4">
        <w:rPr>
          <w:lang w:val="en-US"/>
        </w:rPr>
        <w:t xml:space="preserve"> mapping</w:t>
      </w:r>
      <w:r w:rsidRPr="00BE46B9">
        <w:rPr>
          <w:lang w:val="en-US"/>
        </w:rPr>
        <w:t>-derived representations and clinical measures were assessed using</w:t>
      </w:r>
      <w:r w:rsidR="00FB6A0B">
        <w:rPr>
          <w:lang w:val="en-US"/>
        </w:rPr>
        <w:t xml:space="preserve"> </w:t>
      </w:r>
      <w:r w:rsidR="00471541">
        <w:rPr>
          <w:lang w:val="en-US"/>
        </w:rPr>
        <w:t xml:space="preserve">CDR-SB </w:t>
      </w:r>
      <w:r>
        <w:rPr>
          <w:lang w:val="en-US"/>
        </w:rPr>
        <w:t xml:space="preserve">and </w:t>
      </w:r>
      <w:r w:rsidRPr="00692B63">
        <w:rPr>
          <w:lang w:val="en-US"/>
        </w:rPr>
        <w:t>MMSE scores</w:t>
      </w:r>
      <w:r w:rsidRPr="00BE46B9">
        <w:rPr>
          <w:lang w:val="en-US"/>
        </w:rPr>
        <w:t>.</w:t>
      </w:r>
      <w:r w:rsidR="00D23B52">
        <w:rPr>
          <w:lang w:val="en-US"/>
        </w:rPr>
        <w:t xml:space="preserve"> </w:t>
      </w:r>
      <w:r w:rsidR="00692B63" w:rsidRPr="00692B63">
        <w:rPr>
          <w:lang w:val="en-US"/>
        </w:rPr>
        <w:t xml:space="preserve">For UMAP and atlas-based summary metrics, </w:t>
      </w:r>
      <w:r w:rsidR="00D94242">
        <w:rPr>
          <w:lang w:val="en-US"/>
        </w:rPr>
        <w:t xml:space="preserve">associations were tested </w:t>
      </w:r>
      <w:r w:rsidR="006E63B2">
        <w:rPr>
          <w:lang w:val="en-US"/>
        </w:rPr>
        <w:t>usi</w:t>
      </w:r>
      <w:r w:rsidR="007A3FE7">
        <w:rPr>
          <w:lang w:val="en-US"/>
        </w:rPr>
        <w:t>n</w:t>
      </w:r>
      <w:r w:rsidR="006E63B2">
        <w:rPr>
          <w:lang w:val="en-US"/>
        </w:rPr>
        <w:t>g ordinary</w:t>
      </w:r>
      <w:r w:rsidR="00692B63" w:rsidRPr="00692B63">
        <w:rPr>
          <w:lang w:val="en-US"/>
        </w:rPr>
        <w:t xml:space="preserve"> least squares (OLS) regression.</w:t>
      </w:r>
      <w:r w:rsidR="00CE3BA0">
        <w:rPr>
          <w:lang w:val="en-US"/>
        </w:rPr>
        <w:t xml:space="preserve"> </w:t>
      </w:r>
      <w:r w:rsidR="006145D9">
        <w:rPr>
          <w:lang w:val="en-US"/>
        </w:rPr>
        <w:t>C</w:t>
      </w:r>
      <w:r w:rsidR="00CE3BA0" w:rsidRPr="00CE3BA0">
        <w:rPr>
          <w:lang w:val="en-US"/>
        </w:rPr>
        <w:t>ontinuous covariate</w:t>
      </w:r>
      <w:r w:rsidR="00B1614B">
        <w:rPr>
          <w:lang w:val="en-US"/>
        </w:rPr>
        <w:t>s</w:t>
      </w:r>
      <w:r w:rsidR="00CE3BA0" w:rsidRPr="00CE3BA0">
        <w:rPr>
          <w:lang w:val="en-US"/>
        </w:rPr>
        <w:t xml:space="preserve"> and predictor features were z-score</w:t>
      </w:r>
      <w:r w:rsidR="00461A78">
        <w:rPr>
          <w:lang w:val="en-US"/>
        </w:rPr>
        <w:t>d</w:t>
      </w:r>
      <w:r w:rsidR="00CE3BA0" w:rsidRPr="00CE3BA0">
        <w:rPr>
          <w:lang w:val="en-US"/>
        </w:rPr>
        <w:t xml:space="preserve"> prior to model fitting</w:t>
      </w:r>
      <w:r w:rsidR="00786BC9">
        <w:rPr>
          <w:lang w:val="en-US"/>
        </w:rPr>
        <w:t>.</w:t>
      </w:r>
      <w:r w:rsidR="00692B63" w:rsidRPr="00692B63">
        <w:rPr>
          <w:lang w:val="en-US"/>
        </w:rPr>
        <w:t xml:space="preserve"> </w:t>
      </w:r>
      <w:r w:rsidR="00D30225">
        <w:t>Significance</w:t>
      </w:r>
      <w:r w:rsidR="00527AAF">
        <w:t xml:space="preserve"> was </w:t>
      </w:r>
      <w:r w:rsidR="00D30225">
        <w:t>evaluated by</w:t>
      </w:r>
      <w:r w:rsidR="00527AAF">
        <w:t xml:space="preserve"> permutation</w:t>
      </w:r>
      <w:r w:rsidR="00D30225">
        <w:t xml:space="preserve"> testing of </w:t>
      </w:r>
      <w:r w:rsidR="00527AAF">
        <w:t xml:space="preserve">the dependent variable </w:t>
      </w:r>
      <w:r w:rsidR="00D30225">
        <w:t>(</w:t>
      </w:r>
      <w:r w:rsidR="00527AAF">
        <w:t xml:space="preserve">1000 </w:t>
      </w:r>
      <w:r w:rsidR="00D30225">
        <w:t>permutations)</w:t>
      </w:r>
      <w:r w:rsidR="00BF7753">
        <w:t>. The</w:t>
      </w:r>
      <w:r w:rsidR="00527AAF">
        <w:t xml:space="preserve"> empirical </w:t>
      </w:r>
      <w:r w:rsidR="00015C4E">
        <w:t>p-</w:t>
      </w:r>
      <w:r w:rsidR="00527AAF">
        <w:t xml:space="preserve">value </w:t>
      </w:r>
      <w:r w:rsidR="00BF7753">
        <w:t xml:space="preserve">was calculated by counting </w:t>
      </w:r>
      <w:r w:rsidR="003A59BD">
        <w:t xml:space="preserve">the number of permuted models with an R² </w:t>
      </w:r>
      <w:r w:rsidR="002C71F2">
        <w:t>greater than or equal to</w:t>
      </w:r>
      <w:r w:rsidR="003A59BD">
        <w:t xml:space="preserve"> the observed R² and dividing </w:t>
      </w:r>
      <w:r w:rsidR="00BF7753">
        <w:t>by the total number of permutations</w:t>
      </w:r>
      <w:r w:rsidR="00D30225">
        <w:t>.</w:t>
      </w:r>
      <w:r w:rsidR="00527AAF">
        <w:t xml:space="preserve"> </w:t>
      </w:r>
      <w:r w:rsidR="007A3FE7">
        <w:rPr>
          <w:lang w:val="en-US"/>
        </w:rPr>
        <w:t xml:space="preserve"> </w:t>
      </w:r>
      <w:r w:rsidR="00F42367">
        <w:t>Voxel</w:t>
      </w:r>
      <w:r w:rsidR="00C44175">
        <w:t>-</w:t>
      </w:r>
      <w:r w:rsidR="00F42367">
        <w:t>wise associations between AN</w:t>
      </w:r>
      <w:r w:rsidR="00D52E4D">
        <w:t xml:space="preserve"> </w:t>
      </w:r>
      <w:r w:rsidR="00F42367">
        <w:t xml:space="preserve">maps and clinical measures were assessed using the same permutation-based inference framework described above in FSL </w:t>
      </w:r>
      <w:r w:rsidR="00F42367" w:rsidRPr="00C44175">
        <w:rPr>
          <w:i/>
          <w:iCs/>
        </w:rPr>
        <w:t>randomise</w:t>
      </w:r>
      <w:r w:rsidR="00F42367">
        <w:t>, with age, sex, years of education</w:t>
      </w:r>
      <w:r w:rsidR="0095701C">
        <w:t xml:space="preserve"> and</w:t>
      </w:r>
      <w:r w:rsidR="00F42367">
        <w:t xml:space="preserve"> atrophy seed size included as covariates.</w:t>
      </w:r>
    </w:p>
    <w:p w14:paraId="4E9C1BA0" w14:textId="578F1AC0" w:rsidR="00130011" w:rsidRDefault="003F3FD3" w:rsidP="003F3FD3">
      <w:pPr>
        <w:pStyle w:val="Titolo3"/>
        <w:rPr>
          <w:sz w:val="32"/>
          <w:szCs w:val="32"/>
        </w:rPr>
      </w:pPr>
      <w:r w:rsidRPr="003F3FD3">
        <w:rPr>
          <w:sz w:val="32"/>
          <w:szCs w:val="32"/>
        </w:rPr>
        <w:lastRenderedPageBreak/>
        <w:t>Diagnos</w:t>
      </w:r>
      <w:r w:rsidR="00AA775B">
        <w:rPr>
          <w:sz w:val="32"/>
          <w:szCs w:val="32"/>
        </w:rPr>
        <w:t>is</w:t>
      </w:r>
      <w:r w:rsidRPr="003F3FD3">
        <w:rPr>
          <w:sz w:val="32"/>
          <w:szCs w:val="32"/>
        </w:rPr>
        <w:t xml:space="preserve"> </w:t>
      </w:r>
      <w:r w:rsidR="00C979BE">
        <w:rPr>
          <w:sz w:val="32"/>
          <w:szCs w:val="32"/>
        </w:rPr>
        <w:t>clustering and classification</w:t>
      </w:r>
    </w:p>
    <w:p w14:paraId="389D51EC" w14:textId="589329AE" w:rsidR="000E733C" w:rsidRDefault="000E733C" w:rsidP="000E733C">
      <w:pPr>
        <w:rPr>
          <w:lang w:val="en-US"/>
        </w:rPr>
      </w:pPr>
      <w:r w:rsidRPr="00F86646">
        <w:rPr>
          <w:lang w:val="en-US"/>
        </w:rPr>
        <w:t xml:space="preserve">To assess the </w:t>
      </w:r>
      <w:r>
        <w:rPr>
          <w:lang w:val="en-US"/>
        </w:rPr>
        <w:t xml:space="preserve">effectiveness of </w:t>
      </w:r>
      <w:r w:rsidRPr="00F86646">
        <w:rPr>
          <w:lang w:val="en-US"/>
        </w:rPr>
        <w:t xml:space="preserve">AN </w:t>
      </w:r>
      <w:r w:rsidR="00D52E4D">
        <w:rPr>
          <w:lang w:val="en-US"/>
        </w:rPr>
        <w:t>mapping</w:t>
      </w:r>
      <w:r>
        <w:rPr>
          <w:lang w:val="en-US"/>
        </w:rPr>
        <w:t xml:space="preserve"> and derived features for disease diagnosis</w:t>
      </w:r>
      <w:r w:rsidR="00423BD1">
        <w:rPr>
          <w:lang w:val="en-US"/>
        </w:rPr>
        <w:t>,</w:t>
      </w:r>
      <w:r w:rsidRPr="00F86646">
        <w:rPr>
          <w:lang w:val="en-US"/>
        </w:rPr>
        <w:t xml:space="preserve"> unsupervised</w:t>
      </w:r>
      <w:r w:rsidR="0037279A">
        <w:rPr>
          <w:lang w:val="en-US"/>
        </w:rPr>
        <w:t xml:space="preserve"> clustering </w:t>
      </w:r>
      <w:r w:rsidRPr="00F86646">
        <w:rPr>
          <w:lang w:val="en-US"/>
        </w:rPr>
        <w:t>and supervised</w:t>
      </w:r>
      <w:r w:rsidR="0037279A">
        <w:rPr>
          <w:lang w:val="en-US"/>
        </w:rPr>
        <w:t xml:space="preserve"> ML</w:t>
      </w:r>
      <w:r w:rsidR="00423BD1">
        <w:rPr>
          <w:lang w:val="en-US"/>
        </w:rPr>
        <w:t>-</w:t>
      </w:r>
      <w:r w:rsidR="0037279A">
        <w:rPr>
          <w:lang w:val="en-US"/>
        </w:rPr>
        <w:t>DL</w:t>
      </w:r>
      <w:r w:rsidRPr="00F86646">
        <w:rPr>
          <w:lang w:val="en-US"/>
        </w:rPr>
        <w:t xml:space="preserve"> </w:t>
      </w:r>
      <w:r>
        <w:rPr>
          <w:lang w:val="en-US"/>
        </w:rPr>
        <w:t>models</w:t>
      </w:r>
      <w:r w:rsidR="00C44175">
        <w:rPr>
          <w:lang w:val="en-US"/>
        </w:rPr>
        <w:t xml:space="preserve"> were applied</w:t>
      </w:r>
      <w:r w:rsidRPr="00F86646">
        <w:rPr>
          <w:lang w:val="en-US"/>
        </w:rPr>
        <w:t xml:space="preserve">. </w:t>
      </w:r>
      <w:r w:rsidR="00F00A32">
        <w:t xml:space="preserve">These analyses were structured </w:t>
      </w:r>
      <w:r w:rsidR="00C44175">
        <w:t xml:space="preserve">to </w:t>
      </w:r>
      <w:r w:rsidR="002B52F3">
        <w:t>ensure that the conclusions about diagnostic utility are not dependent on</w:t>
      </w:r>
      <w:r w:rsidR="00C44175">
        <w:t xml:space="preserve"> the </w:t>
      </w:r>
      <w:r w:rsidR="00EA24C3">
        <w:t xml:space="preserve">modeling </w:t>
      </w:r>
      <w:r w:rsidR="00BB21D8">
        <w:t>choice</w:t>
      </w:r>
      <w:r w:rsidR="00300806">
        <w:t>.</w:t>
      </w:r>
    </w:p>
    <w:p w14:paraId="065CAF11" w14:textId="2D585BB5" w:rsidR="000E733C" w:rsidRDefault="007312B3" w:rsidP="000E733C">
      <w:pPr>
        <w:rPr>
          <w:lang w:val="en-US"/>
        </w:rPr>
      </w:pPr>
      <w:r>
        <w:t>Initially</w:t>
      </w:r>
      <w:r w:rsidR="00AC09AF">
        <w:t>,</w:t>
      </w:r>
      <w:r w:rsidR="000E733C">
        <w:t xml:space="preserve"> k-means clustering was used to identify latent groupings in the reduced UMAP space. The primary objective was to assess whether AN</w:t>
      </w:r>
      <w:r w:rsidR="00D52E4D">
        <w:t xml:space="preserve"> mapping</w:t>
      </w:r>
      <w:r w:rsidR="000E733C">
        <w:t xml:space="preserve">-derived features exhibit a </w:t>
      </w:r>
      <w:r w:rsidR="00C44175">
        <w:t xml:space="preserve">congruent </w:t>
      </w:r>
      <w:r w:rsidR="000E733C">
        <w:t xml:space="preserve">diagnostic separation. The number of clusters was fixed </w:t>
      </w:r>
      <w:r w:rsidR="0037038F">
        <w:t xml:space="preserve">at three, corresponding to the study's diagnostic categories </w:t>
      </w:r>
      <w:r w:rsidR="000E733C">
        <w:t>(AD, CBS, PSP)</w:t>
      </w:r>
      <w:r w:rsidR="000E733C" w:rsidRPr="00826B6C">
        <w:rPr>
          <w:lang w:val="en-US"/>
        </w:rPr>
        <w:t>.</w:t>
      </w:r>
      <w:r w:rsidR="000E733C">
        <w:t xml:space="preserve"> </w:t>
      </w:r>
      <w:r w:rsidR="000E733C" w:rsidRPr="0000620D">
        <w:t xml:space="preserve">Agreement between the resulting clustering and diagnostic labels was </w:t>
      </w:r>
      <w:r w:rsidR="000E733C">
        <w:t>assessed</w:t>
      </w:r>
      <w:r w:rsidR="000E733C" w:rsidRPr="0000620D">
        <w:t xml:space="preserve"> </w:t>
      </w:r>
      <w:r w:rsidR="000E733C">
        <w:t>through</w:t>
      </w:r>
      <w:r w:rsidR="000E733C" w:rsidRPr="0000620D">
        <w:t xml:space="preserve"> the Adjusted Rand Index (ARI), </w:t>
      </w:r>
      <w:r w:rsidR="002F6A37">
        <w:t>which</w:t>
      </w:r>
      <w:r w:rsidR="000E733C" w:rsidRPr="0000620D">
        <w:t xml:space="preserve"> indicates how frequently pairs of subjects are correctly assigned to the same or different groups, </w:t>
      </w:r>
      <w:r w:rsidR="000E733C">
        <w:t>while accounting for agreement expected under random labeling.</w:t>
      </w:r>
      <w:r w:rsidR="000E733C">
        <w:fldChar w:fldCharType="begin"/>
      </w:r>
      <w:r w:rsidR="002324DC">
        <w:instrText xml:space="preserve"> ADDIN ZOTERO_ITEM CSL_CITATION {"citationID":"9qmNzJ7q","properties":{"unsorted":false,"formattedCitation":"\\super 43\\nosupersub{}","plainCitation":"43","noteIndex":0},"citationItems":[{"id":386,"uris":["http://zotero.org/users/5757768/items/78RD4FX7"],"itemData":{"id":386,"type":"article-journal","abstract":"In unsupervised machine learning, agreement between partitions is commonly assessed with so-called external validity indices. Researchers tend to use and report indices that quantify agreement between two partitions for all clusters simultaneously. Commonly used examples are the Rand index and the adjusted Rand index. Since these overall measures give a general notion of what is going on, their values are usually hard to interpret. The goal of this study is to provide a thorough understanding of the adjusted Rand index as well as many other partition comparison indices based on counting object pairs. It is shown that many overall indices based on the pair-counting approach can be decomposed into indices that reflect the degree of agreement on the level of individual clusters. The decompositions (1) show that the overall indices can be interpreted as summary statistics of the agreement on the cluster level, (2) specify how these overall indices are related to the indices for individual clusters, and (3) show that the overall indices are affected by cluster size imbalance: if cluster sizes are unbalanced these overall measures will primarily reflect the degree of agreement between the partitions on the large clusters, and will provide much less information on the agreement on smaller clusters. Furthermore, the value of Rand-like indices is determined to a large extent by the number of pairs of objects that are not joined in either of the partitions.","container-title":"Journal of Classification","DOI":"10.1007/s00357-022-09413-z","ISSN":"1432-1343","issue":"3","journalAbbreviation":"J Classif","language":"en","page":"487-509","source":"Springer Link","title":"Understanding the Adjusted Rand Index and Other Partition Comparison Indices Based on Counting Object Pairs","volume":"39","author":[{"family":"Warrens","given":"Matthijs J."},{"family":"Hoef","given":"Hanneke","non-dropping-particle":"van der"}],"issued":{"date-parts":[["2022",11,1]]}}}],"schema":"https://github.com/citation-style-language/schema/raw/master/csl-citation.json"} </w:instrText>
      </w:r>
      <w:r w:rsidR="000E733C">
        <w:fldChar w:fldCharType="separate"/>
      </w:r>
      <w:r w:rsidR="002324DC" w:rsidRPr="002324DC">
        <w:rPr>
          <w:rFonts w:cs="Times New Roman"/>
          <w:vertAlign w:val="superscript"/>
        </w:rPr>
        <w:t>43</w:t>
      </w:r>
      <w:r w:rsidR="000E733C">
        <w:fldChar w:fldCharType="end"/>
      </w:r>
    </w:p>
    <w:p w14:paraId="2CB4DAF8" w14:textId="329E4204" w:rsidR="000E733C" w:rsidRPr="00C87943" w:rsidRDefault="004575DC" w:rsidP="000E733C">
      <w:pPr>
        <w:rPr>
          <w:lang w:val="en-US"/>
        </w:rPr>
      </w:pPr>
      <w:r>
        <w:rPr>
          <w:lang w:val="en-US"/>
        </w:rPr>
        <w:t>Second, three binary classification tasks were conducted: (i) AD</w:t>
      </w:r>
      <w:r w:rsidR="0078593B">
        <w:rPr>
          <w:lang w:val="en-US"/>
        </w:rPr>
        <w:t>–</w:t>
      </w:r>
      <w:r>
        <w:rPr>
          <w:lang w:val="en-US"/>
        </w:rPr>
        <w:t>CBS, (ii) AD–PSP,</w:t>
      </w:r>
      <w:r w:rsidR="000E733C">
        <w:rPr>
          <w:lang w:val="en-US"/>
        </w:rPr>
        <w:t xml:space="preserve"> and (iii) CBS</w:t>
      </w:r>
      <w:r w:rsidR="003272C5" w:rsidRPr="003272C5">
        <w:t>–</w:t>
      </w:r>
      <w:r w:rsidR="000E733C">
        <w:rPr>
          <w:lang w:val="en-US"/>
        </w:rPr>
        <w:t xml:space="preserve">PSP, employing both ML and DL models. The former algorithms, i.e., </w:t>
      </w:r>
      <w:r w:rsidR="000E733C" w:rsidRPr="00F86646">
        <w:rPr>
          <w:lang w:val="en-US"/>
        </w:rPr>
        <w:t>Random Forest (RF), </w:t>
      </w:r>
      <w:r w:rsidR="000E733C" w:rsidRPr="00F86646">
        <w:rPr>
          <w:i/>
          <w:iCs/>
          <w:lang w:val="en-US"/>
        </w:rPr>
        <w:t>k</w:t>
      </w:r>
      <w:r w:rsidR="000E733C" w:rsidRPr="00F86646">
        <w:rPr>
          <w:lang w:val="en-US"/>
        </w:rPr>
        <w:t>-nearest neighbors (KNN) and Gradient Boosting (GB)</w:t>
      </w:r>
      <w:r w:rsidR="000E733C">
        <w:rPr>
          <w:lang w:val="en-US"/>
        </w:rPr>
        <w:t xml:space="preserve">, were used for classifying the </w:t>
      </w:r>
      <w:r w:rsidR="000E733C" w:rsidRPr="00F86646">
        <w:rPr>
          <w:lang w:val="en-US"/>
        </w:rPr>
        <w:t>UMAP-derived features and atlas-based summary metrics</w:t>
      </w:r>
      <w:r w:rsidR="000E733C">
        <w:rPr>
          <w:lang w:val="en-US"/>
        </w:rPr>
        <w:t>.</w:t>
      </w:r>
      <w:r w:rsidR="00DB1FE1">
        <w:rPr>
          <w:lang w:val="en-US"/>
        </w:rPr>
        <w:t xml:space="preserve"> </w:t>
      </w:r>
      <w:r w:rsidR="00753461">
        <w:t>Statistical significance of classification performance was evaluated using permutation testing</w:t>
      </w:r>
      <w:r w:rsidR="00DB1FE1" w:rsidRPr="00DB1FE1">
        <w:rPr>
          <w:lang w:val="en-US"/>
        </w:rPr>
        <w:t xml:space="preserve"> (1000 permutations) on the best-performing</w:t>
      </w:r>
      <w:r w:rsidR="00D51B85">
        <w:rPr>
          <w:lang w:val="en-US"/>
        </w:rPr>
        <w:t xml:space="preserve"> model</w:t>
      </w:r>
      <w:r w:rsidR="00753461">
        <w:rPr>
          <w:lang w:val="en-US"/>
        </w:rPr>
        <w:t>,</w:t>
      </w:r>
      <w:r w:rsidR="00DB1FE1" w:rsidRPr="00DB1FE1">
        <w:rPr>
          <w:lang w:val="en-US"/>
        </w:rPr>
        <w:t xml:space="preserve"> </w:t>
      </w:r>
      <w:r w:rsidR="00D51B85">
        <w:t>in which diagnostic labels were randomly shuffled to generate a null distribution of accuracy against which the observed performance was compared</w:t>
      </w:r>
      <w:r w:rsidR="00DB1FE1" w:rsidRPr="00DB1FE1">
        <w:rPr>
          <w:lang w:val="en-US"/>
        </w:rPr>
        <w:t>.</w:t>
      </w:r>
      <w:r w:rsidR="000E733C">
        <w:rPr>
          <w:lang w:val="en-US"/>
        </w:rPr>
        <w:t xml:space="preserve"> The DL algorithms, including three 3D convolutional neural networks (CNNs), i.e., </w:t>
      </w:r>
      <w:r w:rsidR="00AC09AF">
        <w:rPr>
          <w:lang w:val="en-US"/>
        </w:rPr>
        <w:t>ResNet</w:t>
      </w:r>
      <w:r w:rsidR="000E733C" w:rsidRPr="00520612">
        <w:t>-18</w:t>
      </w:r>
      <w:r w:rsidR="000E733C">
        <w:rPr>
          <w:lang w:val="en-US"/>
        </w:rPr>
        <w:t xml:space="preserve">, </w:t>
      </w:r>
      <w:r w:rsidR="000E733C" w:rsidRPr="00520612">
        <w:t xml:space="preserve">AlexNet </w:t>
      </w:r>
      <w:r w:rsidR="000E733C">
        <w:t xml:space="preserve">and VGG-16, were </w:t>
      </w:r>
      <w:r w:rsidR="000E733C" w:rsidRPr="00F86646">
        <w:rPr>
          <w:lang w:val="en-US"/>
        </w:rPr>
        <w:t xml:space="preserve">applied to </w:t>
      </w:r>
      <w:r w:rsidR="000E733C">
        <w:rPr>
          <w:lang w:val="en-US"/>
        </w:rPr>
        <w:t xml:space="preserve">the </w:t>
      </w:r>
      <w:r w:rsidR="000E733C" w:rsidRPr="00F86646">
        <w:rPr>
          <w:lang w:val="en-US"/>
        </w:rPr>
        <w:t>high-resolution voxel</w:t>
      </w:r>
      <w:r w:rsidR="00C44175">
        <w:rPr>
          <w:lang w:val="en-US"/>
        </w:rPr>
        <w:t>-</w:t>
      </w:r>
      <w:r w:rsidR="000E733C" w:rsidRPr="00F86646">
        <w:rPr>
          <w:lang w:val="en-US"/>
        </w:rPr>
        <w:t>wise AN</w:t>
      </w:r>
      <w:r w:rsidR="000E733C">
        <w:rPr>
          <w:lang w:val="en-US"/>
        </w:rPr>
        <w:t xml:space="preserve"> maps</w:t>
      </w:r>
      <w:r w:rsidR="000E733C" w:rsidRPr="00F86646">
        <w:rPr>
          <w:lang w:val="en-US"/>
        </w:rPr>
        <w:t>.</w:t>
      </w:r>
    </w:p>
    <w:p w14:paraId="2D7426DC" w14:textId="1BCFF757" w:rsidR="000E733C" w:rsidRPr="00C87852" w:rsidRDefault="000E733C" w:rsidP="000E733C">
      <w:r w:rsidRPr="00C87852">
        <w:t xml:space="preserve">To ensure robust evaluation, a nested stratified 5-fold </w:t>
      </w:r>
      <w:r w:rsidR="00D232DA" w:rsidRPr="00C87852">
        <w:t>cross-validation</w:t>
      </w:r>
      <w:r w:rsidRPr="00C87852">
        <w:t xml:space="preserve"> strategy was employed for training and testing the ML models</w:t>
      </w:r>
      <w:r w:rsidR="00D060B8" w:rsidRPr="00C87852">
        <w:t xml:space="preserve"> (</w:t>
      </w:r>
      <w:r w:rsidR="003E2BCE" w:rsidRPr="00C87852">
        <w:t xml:space="preserve">Supplementary </w:t>
      </w:r>
      <w:r w:rsidR="00DA1E14">
        <w:t>Fig.</w:t>
      </w:r>
      <w:r w:rsidR="003E2BCE" w:rsidRPr="00C87852">
        <w:t xml:space="preserve"> </w:t>
      </w:r>
      <w:r w:rsidR="000F08CC" w:rsidRPr="00C87852">
        <w:t>1</w:t>
      </w:r>
      <w:r w:rsidR="003E2BCE" w:rsidRPr="00C87852">
        <w:t>)</w:t>
      </w:r>
      <w:r w:rsidRPr="00C87852">
        <w:t xml:space="preserve">. In each fold of the outer </w:t>
      </w:r>
      <w:r w:rsidR="00D232DA" w:rsidRPr="00C87852">
        <w:t>cross-validation</w:t>
      </w:r>
      <w:r w:rsidRPr="00C87852">
        <w:t xml:space="preserve">, the data were partitioned into an outer training set (80%) and a hold-out independent test set (20%). While the outer structure was identical across modalities, the inner optimization strategy varied. For ML models, the inner 5-fold </w:t>
      </w:r>
      <w:r w:rsidR="00D232DA" w:rsidRPr="00C87852">
        <w:t>cross-validation</w:t>
      </w:r>
      <w:r w:rsidRPr="00C87852">
        <w:t xml:space="preserve"> was performed for tuning the hyperparameters of each model following a grid search. This process systematically explored a defined hyperparameter space (Supplementary Table 2) to identify the optimal configuration, which was then used to retrain the classifier on the full outer training set</w:t>
      </w:r>
      <w:r w:rsidR="0095701C">
        <w:t xml:space="preserve"> and</w:t>
      </w:r>
      <w:r w:rsidRPr="00C87852">
        <w:t xml:space="preserve"> finally tested on the hold-out test set.</w:t>
      </w:r>
      <w:r w:rsidR="003D11A5" w:rsidRPr="00C87852">
        <w:t xml:space="preserve"> </w:t>
      </w:r>
      <w:r w:rsidRPr="00C87852">
        <w:t xml:space="preserve">The best </w:t>
      </w:r>
      <w:r w:rsidR="00B92891">
        <w:t>hyperparameter</w:t>
      </w:r>
      <w:r w:rsidRPr="00C87852">
        <w:t xml:space="preserve"> </w:t>
      </w:r>
      <w:r w:rsidR="00FB68C7">
        <w:t xml:space="preserve">settings </w:t>
      </w:r>
      <w:r w:rsidRPr="00C87852">
        <w:t>for all the comparisons and models are reported in Supplementary Table 3.</w:t>
      </w:r>
      <w:r w:rsidR="00984460" w:rsidRPr="00C87852">
        <w:t xml:space="preserve"> </w:t>
      </w:r>
    </w:p>
    <w:p w14:paraId="10D2DC00" w14:textId="19A95C6F" w:rsidR="000E733C" w:rsidRDefault="000E733C" w:rsidP="00BB555E">
      <w:r w:rsidRPr="00C87852">
        <w:lastRenderedPageBreak/>
        <w:t xml:space="preserve">Similarly, for the DL models, a nested 5-fold </w:t>
      </w:r>
      <w:r w:rsidR="00D93ED8" w:rsidRPr="00C87852">
        <w:t>cross-validation</w:t>
      </w:r>
      <w:r w:rsidRPr="00C87852">
        <w:t xml:space="preserve"> was used to evaluate the CNN 3D</w:t>
      </w:r>
      <w:r w:rsidR="003E2BCE" w:rsidRPr="00C87852">
        <w:t xml:space="preserve"> (Supplementary </w:t>
      </w:r>
      <w:r w:rsidR="00DA1E14">
        <w:t>Fig.</w:t>
      </w:r>
      <w:r w:rsidR="003E2BCE" w:rsidRPr="00C87852">
        <w:t xml:space="preserve"> </w:t>
      </w:r>
      <w:r w:rsidR="000F08CC" w:rsidRPr="00C87852">
        <w:t>2</w:t>
      </w:r>
      <w:r w:rsidR="003E2BCE" w:rsidRPr="00C87852">
        <w:t>)</w:t>
      </w:r>
      <w:r w:rsidRPr="00C87852">
        <w:t xml:space="preserve">. Then, the outer training subjects were split into inner training (90%) and validation (10%) subsets </w:t>
      </w:r>
      <w:r w:rsidR="0017587B">
        <w:t>to</w:t>
      </w:r>
      <w:r w:rsidRPr="00C87852">
        <w:t xml:space="preserve"> train and validate the models, </w:t>
      </w:r>
      <w:r w:rsidR="005E4AF9">
        <w:t>and</w:t>
      </w:r>
      <w:r w:rsidR="005E4AF9" w:rsidRPr="00C87852">
        <w:t xml:space="preserve"> </w:t>
      </w:r>
      <w:r w:rsidRPr="00C87852">
        <w:t>the final model checkpoint with the highest accuracy</w:t>
      </w:r>
      <w:r w:rsidR="005E4AF9">
        <w:t xml:space="preserve"> was retained</w:t>
      </w:r>
      <w:r w:rsidRPr="00C87852">
        <w:t>. For the DL architectures, predetermined hyperparameters collected from the original studies (Supplementary Table 4) were considered. Specifically, all models were trained using stochastic gradient descent (SGD) with momentum (0.9), an initial learning rate of 0.01</w:t>
      </w:r>
      <w:r w:rsidR="0095701C">
        <w:t xml:space="preserve"> and</w:t>
      </w:r>
      <w:r w:rsidRPr="00C87852">
        <w:t xml:space="preserve"> a fixed batch size of eight.</w:t>
      </w:r>
      <w:r w:rsidR="00D232DA" w:rsidRPr="00C87852">
        <w:t xml:space="preserve"> </w:t>
      </w:r>
      <w:r w:rsidRPr="00C87852">
        <w:t xml:space="preserve">Finally, the </w:t>
      </w:r>
      <w:r w:rsidR="00D232DA" w:rsidRPr="00C87852">
        <w:t>best-trained</w:t>
      </w:r>
      <w:r w:rsidRPr="00C87852">
        <w:t xml:space="preserve"> model was tested on the outer hold-out test set. To </w:t>
      </w:r>
      <w:r w:rsidR="00FB42B5" w:rsidRPr="00C87852">
        <w:t>address</w:t>
      </w:r>
      <w:r w:rsidRPr="00C87852">
        <w:t xml:space="preserve"> the high data requirements of 3D CNNs and improve </w:t>
      </w:r>
      <w:r w:rsidR="00EC7F1F">
        <w:t>generalization</w:t>
      </w:r>
      <w:r w:rsidRPr="00C87852">
        <w:t xml:space="preserve">, we implemented a data augmentation strategy </w:t>
      </w:r>
      <w:r w:rsidR="00716399" w:rsidRPr="00C87852">
        <w:t xml:space="preserve">(Supplementary </w:t>
      </w:r>
      <w:r w:rsidR="00DA1E14">
        <w:t>Fig.</w:t>
      </w:r>
      <w:r w:rsidR="00716399" w:rsidRPr="00C87852">
        <w:t xml:space="preserve"> </w:t>
      </w:r>
      <w:r w:rsidR="000F08CC" w:rsidRPr="00C87852">
        <w:t>3</w:t>
      </w:r>
      <w:r w:rsidR="00716399" w:rsidRPr="00C87852">
        <w:t>)</w:t>
      </w:r>
      <w:r w:rsidRPr="00C87852">
        <w:t xml:space="preserve">. </w:t>
      </w:r>
      <w:r w:rsidR="002A4765" w:rsidRPr="00C87852">
        <w:t xml:space="preserve">In the standard pipeline, for each patient-specific atrophy seed, 173 seed-based </w:t>
      </w:r>
      <w:r w:rsidR="002B5364" w:rsidRPr="00C87852">
        <w:t>FC</w:t>
      </w:r>
      <w:r w:rsidR="002A4765" w:rsidRPr="00C87852">
        <w:t xml:space="preserve"> maps are computed </w:t>
      </w:r>
      <w:r w:rsidR="000C702D">
        <w:t xml:space="preserve">from HCP rsfMRI data </w:t>
      </w:r>
      <w:r w:rsidR="002A4765" w:rsidRPr="00C87852">
        <w:t>and subsequently averaged to obtain a single AN</w:t>
      </w:r>
      <w:r w:rsidR="009E3632" w:rsidRPr="00C87852">
        <w:t xml:space="preserve"> map.</w:t>
      </w:r>
      <w:r w:rsidR="006072D3" w:rsidRPr="00C87852">
        <w:t xml:space="preserve"> For augmentation, the HCP cohort</w:t>
      </w:r>
      <w:r w:rsidRPr="00C87852">
        <w:t xml:space="preserve"> was </w:t>
      </w:r>
      <w:r w:rsidR="006072D3" w:rsidRPr="00C87852">
        <w:t xml:space="preserve">randomly </w:t>
      </w:r>
      <w:r w:rsidRPr="00C87852">
        <w:t xml:space="preserve">partitioned into 10 </w:t>
      </w:r>
      <w:r w:rsidR="006072D3" w:rsidRPr="00C87852">
        <w:t>non</w:t>
      </w:r>
      <w:r w:rsidR="001B3CAA" w:rsidRPr="00C87852">
        <w:t>-overlapping</w:t>
      </w:r>
      <w:r w:rsidRPr="00C87852">
        <w:t xml:space="preserve"> subgroups (</w:t>
      </w:r>
      <w:r w:rsidR="001B3CAA" w:rsidRPr="00C87852">
        <w:t xml:space="preserve">approximately </w:t>
      </w:r>
      <w:r w:rsidRPr="00C87852">
        <w:t xml:space="preserve">17 subjects each). </w:t>
      </w:r>
      <w:r w:rsidR="00BB555E" w:rsidRPr="00C87852">
        <w:t xml:space="preserve">Instead of averaging across all 173 connectivity maps, we computed subgroup-specific averages by combining only the connectivity maps </w:t>
      </w:r>
      <w:r w:rsidR="00C56FF8" w:rsidRPr="00C87852">
        <w:t>within each</w:t>
      </w:r>
      <w:r w:rsidR="00BB555E" w:rsidRPr="00C87852">
        <w:t xml:space="preserve"> subgroup. For each patient in the training set, the same atroph</w:t>
      </w:r>
      <w:r w:rsidR="00BA23A9" w:rsidRPr="00C87852">
        <w:t>y</w:t>
      </w:r>
      <w:r w:rsidR="00BB555E" w:rsidRPr="00C87852">
        <w:t xml:space="preserve"> seed was therefore associated with 10 distinct AN maps, each reflecting a slightly different estimate of the normative </w:t>
      </w:r>
      <w:r w:rsidR="002B5364" w:rsidRPr="00C87852">
        <w:t>FC</w:t>
      </w:r>
      <w:r w:rsidR="00BB555E" w:rsidRPr="00C87852">
        <w:t xml:space="preserve"> pattern</w:t>
      </w:r>
      <w:r w:rsidR="002B5364" w:rsidRPr="00C87852">
        <w:t>s</w:t>
      </w:r>
      <w:r w:rsidR="00BB555E" w:rsidRPr="00C87852">
        <w:t>. Data splitting was performed at the subject level prior to augmentation, ensuring that all augmented maps derived from a given patient were confined to the training set. Validation and test sets were generated exclusively using the standard AN</w:t>
      </w:r>
      <w:r w:rsidR="009E3632" w:rsidRPr="00C87852">
        <w:t xml:space="preserve"> map</w:t>
      </w:r>
      <w:r w:rsidR="00BB555E" w:rsidRPr="00C87852">
        <w:t xml:space="preserve"> obtained from the full 173-subject average.</w:t>
      </w:r>
      <w:r w:rsidR="00874EFB" w:rsidRPr="00C87852">
        <w:t xml:space="preserve"> </w:t>
      </w:r>
      <w:r w:rsidRPr="00C87852">
        <w:t>The ML and DL models were evaluated using accuracy, precision, recall, F1 score and area under the receiver operating characteristic curve (AUC–ROC). Final metrics are reported as mean and standard deviation across the five outer folds.</w:t>
      </w:r>
    </w:p>
    <w:p w14:paraId="5D667DBA" w14:textId="70DA9CED" w:rsidR="007354E5" w:rsidRDefault="007354E5" w:rsidP="00205120">
      <w:pPr>
        <w:pStyle w:val="Titolo1"/>
      </w:pPr>
      <w:r w:rsidRPr="001367A6">
        <w:t>Results</w:t>
      </w:r>
      <w:r w:rsidR="00F57480" w:rsidRPr="001367A6">
        <w:t xml:space="preserve"> </w:t>
      </w:r>
    </w:p>
    <w:p w14:paraId="3107D486" w14:textId="0F1FAAB0" w:rsidR="00422262" w:rsidRPr="005C44A7" w:rsidRDefault="00752E4A" w:rsidP="00422262">
      <w:pPr>
        <w:pStyle w:val="Titolo3"/>
        <w:rPr>
          <w:sz w:val="32"/>
          <w:szCs w:val="32"/>
          <w:highlight w:val="yellow"/>
        </w:rPr>
      </w:pPr>
      <w:r w:rsidRPr="005C44A7">
        <w:rPr>
          <w:sz w:val="32"/>
          <w:szCs w:val="32"/>
          <w:lang w:val="en-GB"/>
        </w:rPr>
        <w:t xml:space="preserve">Demographic </w:t>
      </w:r>
      <w:r w:rsidR="00CF618C" w:rsidRPr="005C44A7">
        <w:rPr>
          <w:sz w:val="32"/>
          <w:szCs w:val="32"/>
          <w:lang w:val="en-GB"/>
        </w:rPr>
        <w:t xml:space="preserve">and clinical </w:t>
      </w:r>
      <w:r w:rsidRPr="005C44A7">
        <w:rPr>
          <w:sz w:val="32"/>
          <w:szCs w:val="32"/>
          <w:lang w:val="en-GB"/>
        </w:rPr>
        <w:t>data</w:t>
      </w:r>
      <w:r w:rsidR="00422262" w:rsidRPr="005C44A7">
        <w:rPr>
          <w:sz w:val="32"/>
          <w:szCs w:val="32"/>
          <w:highlight w:val="yellow"/>
        </w:rPr>
        <w:t xml:space="preserve"> </w:t>
      </w:r>
    </w:p>
    <w:p w14:paraId="5842E03E" w14:textId="18946EFC" w:rsidR="007D3954" w:rsidRDefault="007D3954" w:rsidP="0006622A">
      <w:r w:rsidRPr="00B070A0">
        <w:rPr>
          <w:lang w:val="en-GB"/>
        </w:rPr>
        <w:t xml:space="preserve">Demographic and clinical characteristics of the </w:t>
      </w:r>
      <w:r w:rsidR="00E25106">
        <w:rPr>
          <w:lang w:val="en-GB"/>
        </w:rPr>
        <w:t>subjects</w:t>
      </w:r>
      <w:r w:rsidR="00E25106" w:rsidRPr="00B070A0">
        <w:rPr>
          <w:lang w:val="en-GB"/>
        </w:rPr>
        <w:t xml:space="preserve"> </w:t>
      </w:r>
      <w:r w:rsidRPr="00B070A0">
        <w:rPr>
          <w:lang w:val="en-GB"/>
        </w:rPr>
        <w:t xml:space="preserve">are reported in </w:t>
      </w:r>
      <w:r w:rsidRPr="00C3234B">
        <w:rPr>
          <w:lang w:val="en-GB"/>
        </w:rPr>
        <w:t>Table 1</w:t>
      </w:r>
      <w:r w:rsidRPr="0089286C">
        <w:rPr>
          <w:lang w:val="en-GB"/>
        </w:rPr>
        <w:t>.</w:t>
      </w:r>
      <w:r w:rsidR="00583B03">
        <w:rPr>
          <w:lang w:val="en-GB"/>
        </w:rPr>
        <w:t xml:space="preserve"> </w:t>
      </w:r>
      <w:r w:rsidR="00DF6B7D">
        <w:rPr>
          <w:lang w:val="en-GB"/>
        </w:rPr>
        <w:t>A</w:t>
      </w:r>
      <w:r>
        <w:t>ge differences were observed across groups (</w:t>
      </w:r>
      <w:r w:rsidR="007B1E32">
        <w:rPr>
          <w:i/>
          <w:iCs/>
        </w:rPr>
        <w:t>P&lt;</w:t>
      </w:r>
      <w:r w:rsidRPr="00E54299">
        <w:t>0</w:t>
      </w:r>
      <w:r>
        <w:t xml:space="preserve">.001), driven by </w:t>
      </w:r>
      <w:r w:rsidR="00D762A2">
        <w:t xml:space="preserve">a </w:t>
      </w:r>
      <w:r>
        <w:t>younger age in CBS compared with AD</w:t>
      </w:r>
      <w:r w:rsidR="009405E3">
        <w:t xml:space="preserve"> (</w:t>
      </w:r>
      <w:r w:rsidR="00583B03" w:rsidRPr="00985FE4">
        <w:rPr>
          <w:i/>
          <w:iCs/>
        </w:rPr>
        <w:t>P</w:t>
      </w:r>
      <w:r w:rsidR="00985FE4" w:rsidRPr="00985FE4">
        <w:rPr>
          <w:i/>
          <w:iCs/>
        </w:rPr>
        <w:t>&lt;</w:t>
      </w:r>
      <w:r w:rsidR="009405E3" w:rsidRPr="00985FE4">
        <w:t>0.</w:t>
      </w:r>
      <w:r w:rsidR="00985FE4" w:rsidRPr="00985FE4">
        <w:t>001</w:t>
      </w:r>
      <w:r w:rsidR="009405E3">
        <w:t>)</w:t>
      </w:r>
      <w:r w:rsidRPr="00B070A0">
        <w:rPr>
          <w:lang w:val="en-GB"/>
        </w:rPr>
        <w:t xml:space="preserve">. </w:t>
      </w:r>
      <w:r>
        <w:t>No differences were detected in sex distribution</w:t>
      </w:r>
      <w:r w:rsidR="009405E3">
        <w:t xml:space="preserve"> (</w:t>
      </w:r>
      <w:r w:rsidR="00A33F3B" w:rsidRPr="001B7CD0">
        <w:rPr>
          <w:i/>
          <w:iCs/>
        </w:rPr>
        <w:t>P</w:t>
      </w:r>
      <w:r w:rsidR="009405E3" w:rsidRPr="001B7CD0">
        <w:t>=0.</w:t>
      </w:r>
      <w:r w:rsidR="001B7CD0" w:rsidRPr="001B7CD0">
        <w:t>278</w:t>
      </w:r>
      <w:r w:rsidR="009405E3">
        <w:t>)</w:t>
      </w:r>
      <w:r>
        <w:t>. Years of education differed marginally across groups</w:t>
      </w:r>
      <w:r w:rsidR="006E39A5">
        <w:t xml:space="preserve"> </w:t>
      </w:r>
      <w:r w:rsidR="006E39A5" w:rsidRPr="00A53A3A">
        <w:t>(</w:t>
      </w:r>
      <w:r w:rsidR="006E39A5" w:rsidRPr="00A53A3A">
        <w:rPr>
          <w:i/>
          <w:iCs/>
        </w:rPr>
        <w:t>P</w:t>
      </w:r>
      <w:r w:rsidR="006E39A5" w:rsidRPr="00A53A3A">
        <w:t>=0.</w:t>
      </w:r>
      <w:r w:rsidR="00A53A3A" w:rsidRPr="00A53A3A">
        <w:t>037</w:t>
      </w:r>
      <w:r w:rsidR="000C702D">
        <w:t>) but</w:t>
      </w:r>
      <w:r w:rsidR="0037038F">
        <w:t xml:space="preserve"> did not survive</w:t>
      </w:r>
      <w:r w:rsidR="003E1D6D">
        <w:t xml:space="preserve"> multiple comparisons</w:t>
      </w:r>
      <w:r w:rsidR="009405E3">
        <w:t xml:space="preserve"> (</w:t>
      </w:r>
      <w:r w:rsidR="00583B03" w:rsidRPr="00A55EBE">
        <w:rPr>
          <w:i/>
          <w:iCs/>
        </w:rPr>
        <w:t>P</w:t>
      </w:r>
      <w:r w:rsidR="00A55EBE" w:rsidRPr="00A55EBE">
        <w:rPr>
          <w:i/>
          <w:iCs/>
        </w:rPr>
        <w:t>&gt;</w:t>
      </w:r>
      <w:r w:rsidR="009405E3" w:rsidRPr="00A55EBE">
        <w:t>0.</w:t>
      </w:r>
      <w:r w:rsidR="00A55EBE" w:rsidRPr="00A55EBE">
        <w:t>052</w:t>
      </w:r>
      <w:r w:rsidR="009405E3">
        <w:t>)</w:t>
      </w:r>
      <w:r>
        <w:t>.</w:t>
      </w:r>
      <w:r w:rsidRPr="00B070A0">
        <w:rPr>
          <w:lang w:val="en-GB"/>
        </w:rPr>
        <w:t xml:space="preserve"> </w:t>
      </w:r>
      <w:r w:rsidR="002E7993">
        <w:rPr>
          <w:lang w:val="en-GB"/>
        </w:rPr>
        <w:t xml:space="preserve">As expected, </w:t>
      </w:r>
      <w:r w:rsidRPr="00B070A0">
        <w:rPr>
          <w:lang w:val="en-GB"/>
        </w:rPr>
        <w:t>C</w:t>
      </w:r>
      <w:r>
        <w:rPr>
          <w:lang w:val="en-GB"/>
        </w:rPr>
        <w:t>N</w:t>
      </w:r>
      <w:r w:rsidRPr="00B070A0">
        <w:rPr>
          <w:lang w:val="en-GB"/>
        </w:rPr>
        <w:t xml:space="preserve"> participants showed lower levels of global cognitive impairment on the </w:t>
      </w:r>
      <w:r>
        <w:rPr>
          <w:lang w:val="en-GB"/>
        </w:rPr>
        <w:t>CDR</w:t>
      </w:r>
      <w:r w:rsidRPr="00B070A0">
        <w:rPr>
          <w:lang w:val="en-GB"/>
        </w:rPr>
        <w:t xml:space="preserve"> and higher </w:t>
      </w:r>
      <w:r w:rsidR="000A6E0E">
        <w:rPr>
          <w:lang w:val="en-GB"/>
        </w:rPr>
        <w:t>MMSE scores than</w:t>
      </w:r>
      <w:r w:rsidRPr="00B070A0">
        <w:rPr>
          <w:lang w:val="en-GB"/>
        </w:rPr>
        <w:t xml:space="preserve"> all patient groups (</w:t>
      </w:r>
      <w:r w:rsidR="007B1E32">
        <w:rPr>
          <w:i/>
          <w:iCs/>
          <w:lang w:val="en-GB"/>
        </w:rPr>
        <w:t>P&lt;</w:t>
      </w:r>
      <w:r w:rsidRPr="00B070A0">
        <w:rPr>
          <w:lang w:val="en-GB"/>
        </w:rPr>
        <w:t xml:space="preserve">0.001). </w:t>
      </w:r>
      <w:r w:rsidR="002E7993">
        <w:rPr>
          <w:lang w:val="en-GB"/>
        </w:rPr>
        <w:lastRenderedPageBreak/>
        <w:t>importantly, n</w:t>
      </w:r>
      <w:r w:rsidR="002E7993" w:rsidRPr="00B070A0">
        <w:rPr>
          <w:lang w:val="en-GB"/>
        </w:rPr>
        <w:t xml:space="preserve">o </w:t>
      </w:r>
      <w:r w:rsidRPr="00B070A0">
        <w:rPr>
          <w:lang w:val="en-GB"/>
        </w:rPr>
        <w:t xml:space="preserve">differences in </w:t>
      </w:r>
      <w:r>
        <w:rPr>
          <w:lang w:val="en-GB"/>
        </w:rPr>
        <w:t>CDR</w:t>
      </w:r>
      <w:r w:rsidRPr="00B070A0">
        <w:rPr>
          <w:lang w:val="en-GB"/>
        </w:rPr>
        <w:t xml:space="preserve"> and MMSE were observed between </w:t>
      </w:r>
      <w:r w:rsidR="00C703E6">
        <w:rPr>
          <w:lang w:val="en-GB"/>
        </w:rPr>
        <w:t>the patient</w:t>
      </w:r>
      <w:r w:rsidRPr="00B070A0">
        <w:rPr>
          <w:lang w:val="en-GB"/>
        </w:rPr>
        <w:t xml:space="preserve"> groups</w:t>
      </w:r>
      <w:r w:rsidR="006B2273">
        <w:rPr>
          <w:lang w:val="en-GB"/>
        </w:rPr>
        <w:t xml:space="preserve"> (</w:t>
      </w:r>
      <w:r w:rsidR="006B2273" w:rsidRPr="006B2273">
        <w:rPr>
          <w:i/>
          <w:iCs/>
          <w:lang w:val="en-GB"/>
        </w:rPr>
        <w:t>P</w:t>
      </w:r>
      <w:r w:rsidR="006B2273" w:rsidRPr="00400E1F">
        <w:rPr>
          <w:lang w:val="en-GB"/>
        </w:rPr>
        <w:t>&gt;</w:t>
      </w:r>
      <w:r w:rsidR="00400E1F" w:rsidRPr="00400E1F">
        <w:rPr>
          <w:lang w:val="en-GB"/>
        </w:rPr>
        <w:t>0.333)</w:t>
      </w:r>
      <w:r w:rsidRPr="00B070A0">
        <w:rPr>
          <w:lang w:val="en-GB"/>
        </w:rPr>
        <w:t>.</w:t>
      </w:r>
    </w:p>
    <w:p w14:paraId="7B0489E6" w14:textId="226FDC33" w:rsidR="003764DF" w:rsidRPr="005C44A7" w:rsidRDefault="00C732CA" w:rsidP="00C732CA">
      <w:pPr>
        <w:pStyle w:val="Titolo3"/>
        <w:rPr>
          <w:sz w:val="32"/>
          <w:szCs w:val="32"/>
          <w:lang w:val="en-GB"/>
        </w:rPr>
      </w:pPr>
      <w:r w:rsidRPr="005C44A7">
        <w:rPr>
          <w:sz w:val="32"/>
          <w:szCs w:val="32"/>
          <w:lang w:val="en-GB"/>
        </w:rPr>
        <w:t xml:space="preserve">Single-subject atrophy and atrophy network </w:t>
      </w:r>
      <w:r w:rsidR="00D26A60">
        <w:rPr>
          <w:sz w:val="32"/>
          <w:szCs w:val="32"/>
          <w:lang w:val="en-GB"/>
        </w:rPr>
        <w:t>map</w:t>
      </w:r>
    </w:p>
    <w:p w14:paraId="355750FE" w14:textId="2C724824" w:rsidR="00CC44E3" w:rsidRDefault="008B3436" w:rsidP="0006622A">
      <w:pPr>
        <w:rPr>
          <w:lang w:val="en-GB"/>
        </w:rPr>
      </w:pPr>
      <w:r>
        <w:rPr>
          <w:lang w:val="en-GB"/>
        </w:rPr>
        <w:t>V</w:t>
      </w:r>
      <w:r w:rsidR="00123614" w:rsidRPr="00317B79">
        <w:rPr>
          <w:lang w:val="en-GB"/>
        </w:rPr>
        <w:t>oxel</w:t>
      </w:r>
      <w:r w:rsidR="002E7993">
        <w:rPr>
          <w:lang w:val="en-GB"/>
        </w:rPr>
        <w:t>-</w:t>
      </w:r>
      <w:r w:rsidR="00123614" w:rsidRPr="00317B79">
        <w:rPr>
          <w:lang w:val="en-GB"/>
        </w:rPr>
        <w:t xml:space="preserve">wise atrophy maps </w:t>
      </w:r>
      <w:r w:rsidR="00910226">
        <w:rPr>
          <w:lang w:val="en-GB"/>
        </w:rPr>
        <w:t>sho</w:t>
      </w:r>
      <w:r w:rsidR="00FA29D3">
        <w:rPr>
          <w:lang w:val="en-GB"/>
        </w:rPr>
        <w:t>wed</w:t>
      </w:r>
      <w:r w:rsidR="00123614" w:rsidRPr="00317B79">
        <w:rPr>
          <w:lang w:val="en-GB"/>
        </w:rPr>
        <w:t xml:space="preserve"> heterogeneity both within and across diagnostic groups </w:t>
      </w:r>
      <w:r w:rsidR="00123614" w:rsidRPr="00C3234B">
        <w:rPr>
          <w:lang w:val="en-GB"/>
        </w:rPr>
        <w:t>(</w:t>
      </w:r>
      <w:r w:rsidR="00DA1E14">
        <w:rPr>
          <w:lang w:val="en-GB"/>
        </w:rPr>
        <w:t>Fig.</w:t>
      </w:r>
      <w:r w:rsidR="00123614" w:rsidRPr="00C3234B">
        <w:rPr>
          <w:lang w:val="en-GB"/>
        </w:rPr>
        <w:t xml:space="preserve"> </w:t>
      </w:r>
      <w:r w:rsidR="00CF3D80">
        <w:rPr>
          <w:lang w:val="en-GB"/>
        </w:rPr>
        <w:t>4</w:t>
      </w:r>
      <w:r w:rsidR="00123614" w:rsidRPr="00C3234B">
        <w:rPr>
          <w:lang w:val="en-GB"/>
        </w:rPr>
        <w:t>A).</w:t>
      </w:r>
      <w:r w:rsidR="00123614" w:rsidRPr="00317B79">
        <w:rPr>
          <w:lang w:val="en-GB"/>
        </w:rPr>
        <w:t xml:space="preserve"> Among the three groups, </w:t>
      </w:r>
      <w:r w:rsidR="00123614">
        <w:t xml:space="preserve">AD patients exhibited the </w:t>
      </w:r>
      <w:r w:rsidR="00230043">
        <w:t>greatest</w:t>
      </w:r>
      <w:r w:rsidR="001E2920">
        <w:t xml:space="preserve"> </w:t>
      </w:r>
      <w:r w:rsidR="00123614">
        <w:t xml:space="preserve">anatomical consistency, </w:t>
      </w:r>
      <w:r w:rsidR="00230043">
        <w:t>with approximately 50%</w:t>
      </w:r>
      <w:r w:rsidR="00123614">
        <w:t xml:space="preserve"> of individuals </w:t>
      </w:r>
      <w:r w:rsidR="00230043">
        <w:t>showing</w:t>
      </w:r>
      <w:r w:rsidR="00123614">
        <w:t xml:space="preserve"> overlapping atrophy </w:t>
      </w:r>
      <w:r w:rsidR="00230043">
        <w:t xml:space="preserve">within </w:t>
      </w:r>
      <w:r w:rsidR="00123614">
        <w:t xml:space="preserve">medial temporal </w:t>
      </w:r>
      <w:r w:rsidR="00230043">
        <w:t xml:space="preserve">lobe </w:t>
      </w:r>
      <w:r w:rsidR="00123614">
        <w:t>regions, including the hippocampus, amygdala</w:t>
      </w:r>
      <w:r w:rsidR="0095701C">
        <w:t xml:space="preserve"> and</w:t>
      </w:r>
      <w:r w:rsidR="00123614">
        <w:t xml:space="preserve"> parahippocampal gyrus</w:t>
      </w:r>
      <w:r w:rsidR="00123614" w:rsidRPr="00317B79">
        <w:rPr>
          <w:lang w:val="en-GB"/>
        </w:rPr>
        <w:t xml:space="preserve">. </w:t>
      </w:r>
      <w:r w:rsidR="009721CB" w:rsidRPr="009721CB">
        <w:rPr>
          <w:lang w:val="en-GB"/>
        </w:rPr>
        <w:t>In CBS</w:t>
      </w:r>
      <w:r w:rsidR="00F54CA0">
        <w:rPr>
          <w:lang w:val="en-GB"/>
        </w:rPr>
        <w:t>,</w:t>
      </w:r>
      <w:r w:rsidR="009721CB" w:rsidRPr="009721CB">
        <w:rPr>
          <w:lang w:val="en-GB"/>
        </w:rPr>
        <w:t xml:space="preserve"> 30–40% of patients </w:t>
      </w:r>
      <w:r w:rsidR="001853B7">
        <w:rPr>
          <w:lang w:val="en-GB"/>
        </w:rPr>
        <w:t>exhibit</w:t>
      </w:r>
      <w:r w:rsidR="00123614" w:rsidRPr="00317B79">
        <w:rPr>
          <w:lang w:val="en-GB"/>
        </w:rPr>
        <w:t xml:space="preserve"> atrophy </w:t>
      </w:r>
      <w:r w:rsidR="009721CB" w:rsidRPr="009721CB">
        <w:rPr>
          <w:lang w:val="en-GB"/>
        </w:rPr>
        <w:t xml:space="preserve">across more </w:t>
      </w:r>
      <w:r w:rsidR="00123614" w:rsidRPr="00317B79">
        <w:rPr>
          <w:lang w:val="en-GB"/>
        </w:rPr>
        <w:t xml:space="preserve">spatially </w:t>
      </w:r>
      <w:r w:rsidR="009721CB" w:rsidRPr="009721CB">
        <w:rPr>
          <w:lang w:val="en-GB"/>
        </w:rPr>
        <w:t>distributed regions, primarily involving</w:t>
      </w:r>
      <w:r w:rsidR="00123614" w:rsidRPr="00317B79">
        <w:rPr>
          <w:lang w:val="en-GB"/>
        </w:rPr>
        <w:t xml:space="preserve"> </w:t>
      </w:r>
      <w:r w:rsidR="001853B7">
        <w:rPr>
          <w:lang w:val="en-GB"/>
        </w:rPr>
        <w:t xml:space="preserve">the </w:t>
      </w:r>
      <w:r w:rsidR="00123614" w:rsidRPr="00317B79">
        <w:rPr>
          <w:lang w:val="en-GB"/>
        </w:rPr>
        <w:t xml:space="preserve">frontal </w:t>
      </w:r>
      <w:r w:rsidR="009721CB" w:rsidRPr="009721CB">
        <w:rPr>
          <w:lang w:val="en-GB"/>
        </w:rPr>
        <w:t xml:space="preserve">cortices (precentral and middle frontal gyri), </w:t>
      </w:r>
      <w:r w:rsidR="001853B7">
        <w:rPr>
          <w:lang w:val="en-GB"/>
        </w:rPr>
        <w:t xml:space="preserve">the </w:t>
      </w:r>
      <w:r w:rsidR="009721CB" w:rsidRPr="009721CB">
        <w:rPr>
          <w:lang w:val="en-GB"/>
        </w:rPr>
        <w:t>anterior cingulate cortex, parietal areas</w:t>
      </w:r>
      <w:r w:rsidR="0095701C">
        <w:rPr>
          <w:lang w:val="en-GB"/>
        </w:rPr>
        <w:t xml:space="preserve"> and</w:t>
      </w:r>
      <w:r w:rsidR="009721CB" w:rsidRPr="009721CB">
        <w:rPr>
          <w:lang w:val="en-GB"/>
        </w:rPr>
        <w:t xml:space="preserve"> </w:t>
      </w:r>
      <w:r w:rsidR="00123614" w:rsidRPr="00317B79">
        <w:rPr>
          <w:lang w:val="en-GB"/>
        </w:rPr>
        <w:t xml:space="preserve">subcortical nuclei </w:t>
      </w:r>
      <w:r w:rsidR="009721CB" w:rsidRPr="009721CB">
        <w:rPr>
          <w:lang w:val="en-GB"/>
        </w:rPr>
        <w:t>such as the putamen and thalamu</w:t>
      </w:r>
      <w:r w:rsidR="009721CB">
        <w:rPr>
          <w:lang w:val="en-GB"/>
        </w:rPr>
        <w:t>s</w:t>
      </w:r>
      <w:r w:rsidR="00123614" w:rsidRPr="00317B79">
        <w:rPr>
          <w:lang w:val="en-GB"/>
        </w:rPr>
        <w:t xml:space="preserve">. </w:t>
      </w:r>
      <w:r w:rsidR="007F58AC">
        <w:t xml:space="preserve">PSP patients </w:t>
      </w:r>
      <w:r w:rsidR="00D762A2">
        <w:t xml:space="preserve">showed the greatest heterogeneity, with diffuse involvement of the </w:t>
      </w:r>
      <w:r w:rsidR="007F58AC">
        <w:t>frontal cortices, basal ganglia, thalamus</w:t>
      </w:r>
      <w:r w:rsidR="0095701C">
        <w:t xml:space="preserve"> and</w:t>
      </w:r>
      <w:r w:rsidR="007F58AC">
        <w:t xml:space="preserve"> temporo-occipital regions.</w:t>
      </w:r>
    </w:p>
    <w:p w14:paraId="54FAB772" w14:textId="52F0593D" w:rsidR="00C453BB" w:rsidRDefault="00C453BB" w:rsidP="00C453BB">
      <w:pPr>
        <w:rPr>
          <w:lang w:val="en-GB"/>
        </w:rPr>
      </w:pPr>
      <w:r w:rsidRPr="00C453BB">
        <w:rPr>
          <w:lang w:val="en-GB"/>
        </w:rPr>
        <w:t>When atrophy maps were projected onto a normative functional connectome using AN</w:t>
      </w:r>
      <w:r w:rsidR="00D762A2">
        <w:rPr>
          <w:lang w:val="en-GB"/>
        </w:rPr>
        <w:t xml:space="preserve"> mapping</w:t>
      </w:r>
      <w:r w:rsidRPr="00C453BB">
        <w:rPr>
          <w:lang w:val="en-GB"/>
        </w:rPr>
        <w:t xml:space="preserve">, different atrophy seeds yielded highly overlapping </w:t>
      </w:r>
      <w:r w:rsidR="00E1661A">
        <w:rPr>
          <w:lang w:val="en-GB"/>
        </w:rPr>
        <w:t>FC</w:t>
      </w:r>
      <w:r w:rsidRPr="00C453BB">
        <w:rPr>
          <w:lang w:val="en-GB"/>
        </w:rPr>
        <w:t xml:space="preserve"> patterns across individuals and diagnostic groups</w:t>
      </w:r>
      <w:r w:rsidRPr="00C3234B">
        <w:rPr>
          <w:lang w:val="en-GB"/>
        </w:rPr>
        <w:t>,</w:t>
      </w:r>
      <w:r w:rsidRPr="00C453BB">
        <w:rPr>
          <w:lang w:val="en-GB"/>
        </w:rPr>
        <w:t xml:space="preserve"> predominantly involving </w:t>
      </w:r>
      <w:r w:rsidR="002A3033">
        <w:rPr>
          <w:lang w:val="en-GB"/>
        </w:rPr>
        <w:t>fronto-parietal and occipital</w:t>
      </w:r>
      <w:r w:rsidR="00F62366">
        <w:rPr>
          <w:lang w:val="en-GB"/>
        </w:rPr>
        <w:t xml:space="preserve"> cortices</w:t>
      </w:r>
      <w:r w:rsidR="002E7993">
        <w:rPr>
          <w:lang w:val="en-GB"/>
        </w:rPr>
        <w:t xml:space="preserve"> </w:t>
      </w:r>
      <w:r w:rsidR="002E7993" w:rsidRPr="00C3234B">
        <w:rPr>
          <w:lang w:val="en-GB"/>
        </w:rPr>
        <w:t>(</w:t>
      </w:r>
      <w:r w:rsidR="002E7993">
        <w:rPr>
          <w:lang w:val="en-GB"/>
        </w:rPr>
        <w:t>Fig.</w:t>
      </w:r>
      <w:r w:rsidR="002E7993" w:rsidRPr="00C3234B">
        <w:rPr>
          <w:lang w:val="en-GB"/>
        </w:rPr>
        <w:t xml:space="preserve"> </w:t>
      </w:r>
      <w:r w:rsidR="002E7993">
        <w:rPr>
          <w:lang w:val="en-GB"/>
        </w:rPr>
        <w:t>4</w:t>
      </w:r>
      <w:r w:rsidR="002E7993" w:rsidRPr="00C3234B">
        <w:rPr>
          <w:lang w:val="en-GB"/>
        </w:rPr>
        <w:t>B)</w:t>
      </w:r>
      <w:r w:rsidRPr="00C453BB">
        <w:rPr>
          <w:lang w:val="en-GB"/>
        </w:rPr>
        <w:t>.</w:t>
      </w:r>
    </w:p>
    <w:p w14:paraId="3D533590" w14:textId="741352FA" w:rsidR="00C61ABE" w:rsidRPr="00C61ABE" w:rsidRDefault="00C61ABE" w:rsidP="00C61ABE">
      <w:pPr>
        <w:rPr>
          <w:lang w:val="en-GB"/>
        </w:rPr>
      </w:pPr>
      <w:r>
        <w:rPr>
          <w:lang w:val="en-GB"/>
        </w:rPr>
        <w:t>S</w:t>
      </w:r>
      <w:r w:rsidRPr="00C61ABE">
        <w:rPr>
          <w:lang w:val="en-GB"/>
        </w:rPr>
        <w:t xml:space="preserve">patial similarity analysis revealed </w:t>
      </w:r>
      <w:r w:rsidR="002A48AC">
        <w:t xml:space="preserve">minimal </w:t>
      </w:r>
      <w:r w:rsidRPr="00C61ABE">
        <w:rPr>
          <w:lang w:val="en-GB"/>
        </w:rPr>
        <w:t xml:space="preserve">within-group and between-group </w:t>
      </w:r>
      <w:r w:rsidR="002E7993">
        <w:t xml:space="preserve">differences across </w:t>
      </w:r>
      <w:r w:rsidRPr="00C61ABE">
        <w:rPr>
          <w:lang w:val="en-GB"/>
        </w:rPr>
        <w:t>AN</w:t>
      </w:r>
      <w:r w:rsidR="00D762A2">
        <w:rPr>
          <w:lang w:val="en-GB"/>
        </w:rPr>
        <w:t xml:space="preserve"> map</w:t>
      </w:r>
      <w:r w:rsidRPr="00C61ABE">
        <w:rPr>
          <w:lang w:val="en-GB"/>
        </w:rPr>
        <w:t xml:space="preserve">s. </w:t>
      </w:r>
      <w:r w:rsidR="004201E1" w:rsidRPr="004201E1">
        <w:t xml:space="preserve">A significant difference </w:t>
      </w:r>
      <w:r w:rsidR="002E7993">
        <w:t xml:space="preserve">for the </w:t>
      </w:r>
      <w:r w:rsidR="004201E1" w:rsidRPr="004201E1">
        <w:t xml:space="preserve">within-group and between-group similarity was observed only in PSP (median </w:t>
      </w:r>
      <w:r w:rsidR="004201E1" w:rsidRPr="004201E1">
        <w:rPr>
          <w:i/>
          <w:iCs/>
        </w:rPr>
        <w:t>r</w:t>
      </w:r>
      <w:r w:rsidR="004201E1" w:rsidRPr="004201E1">
        <w:t xml:space="preserve"> = 0.555 vs 0.502; Δ = 0.053; </w:t>
      </w:r>
      <w:r w:rsidR="00705CD0">
        <w:rPr>
          <w:i/>
          <w:iCs/>
        </w:rPr>
        <w:t>P</w:t>
      </w:r>
      <w:r w:rsidR="004201E1" w:rsidRPr="004201E1">
        <w:t xml:space="preserve"> = 0.046), but not in AD (median </w:t>
      </w:r>
      <w:r w:rsidR="004201E1" w:rsidRPr="004201E1">
        <w:rPr>
          <w:i/>
          <w:iCs/>
        </w:rPr>
        <w:t>r</w:t>
      </w:r>
      <w:r w:rsidR="004201E1" w:rsidRPr="004201E1">
        <w:t xml:space="preserve"> = 0.525 vs 0.498; Δ = 0.027; </w:t>
      </w:r>
      <w:r w:rsidR="00705CD0">
        <w:rPr>
          <w:i/>
          <w:iCs/>
        </w:rPr>
        <w:t>P</w:t>
      </w:r>
      <w:r w:rsidR="004201E1" w:rsidRPr="004201E1">
        <w:t xml:space="preserve"> = 0.163) or CBS (median </w:t>
      </w:r>
      <w:r w:rsidR="004201E1" w:rsidRPr="004201E1">
        <w:rPr>
          <w:i/>
          <w:iCs/>
        </w:rPr>
        <w:t>r</w:t>
      </w:r>
      <w:r w:rsidR="004201E1" w:rsidRPr="004201E1">
        <w:t xml:space="preserve"> = 0.485 vs 0.512; Δ = -</w:t>
      </w:r>
      <w:r w:rsidR="004201E1" w:rsidRPr="00C87852">
        <w:t xml:space="preserve">0.028; </w:t>
      </w:r>
      <w:r w:rsidR="00705CD0" w:rsidRPr="00C87852">
        <w:rPr>
          <w:i/>
          <w:iCs/>
        </w:rPr>
        <w:t>P</w:t>
      </w:r>
      <w:r w:rsidR="004201E1" w:rsidRPr="00C87852">
        <w:t xml:space="preserve"> = 0.783) (Supplementary </w:t>
      </w:r>
      <w:r w:rsidR="00DA1E14">
        <w:t>Fig.</w:t>
      </w:r>
      <w:r w:rsidR="004201E1" w:rsidRPr="00C87852">
        <w:t xml:space="preserve"> </w:t>
      </w:r>
      <w:r w:rsidR="00713A02" w:rsidRPr="00C87852">
        <w:t>4</w:t>
      </w:r>
      <w:r w:rsidR="004201E1" w:rsidRPr="00C87852">
        <w:t>A).</w:t>
      </w:r>
      <w:r w:rsidR="00E94AD3" w:rsidRPr="00C87852">
        <w:t xml:space="preserve"> </w:t>
      </w:r>
      <w:r w:rsidRPr="00C87852">
        <w:rPr>
          <w:lang w:val="en-GB"/>
        </w:rPr>
        <w:t xml:space="preserve">To assess specificity, </w:t>
      </w:r>
      <w:r w:rsidR="00887F1D" w:rsidRPr="00C87852">
        <w:t>we performed voxel</w:t>
      </w:r>
      <w:r w:rsidR="002E7993">
        <w:t>-</w:t>
      </w:r>
      <w:r w:rsidR="00887F1D" w:rsidRPr="00C87852">
        <w:t>wise permutation-based inference using a one-way ANOVA across diagnostic groups, followed by post-hoc pairwise contrasts.</w:t>
      </w:r>
      <w:r w:rsidRPr="00C87852">
        <w:rPr>
          <w:lang w:val="en-GB"/>
        </w:rPr>
        <w:t xml:space="preserve"> </w:t>
      </w:r>
      <w:r w:rsidR="00884171" w:rsidRPr="00C87852">
        <w:t>AD showed greater involvement of medial temporal regions, including the hippocampus,</w:t>
      </w:r>
      <w:r w:rsidR="0073590A">
        <w:t xml:space="preserve"> an</w:t>
      </w:r>
      <w:r w:rsidR="00EC492D">
        <w:t>d ventromedial prefrontal cortex,</w:t>
      </w:r>
      <w:r w:rsidR="00884171" w:rsidRPr="00C87852">
        <w:t xml:space="preserve"> compared to PSP, whereas PSP showed greater connectivity in cerebellar regions compared to AD. No other contrasts survived correction </w:t>
      </w:r>
      <w:r w:rsidR="004201E1" w:rsidRPr="00C87852">
        <w:t xml:space="preserve">(Supplementary </w:t>
      </w:r>
      <w:r w:rsidR="00DA1E14">
        <w:t>Fig.</w:t>
      </w:r>
      <w:r w:rsidR="004201E1" w:rsidRPr="00C87852">
        <w:t xml:space="preserve"> </w:t>
      </w:r>
      <w:r w:rsidR="00713A02" w:rsidRPr="00C87852">
        <w:t>4</w:t>
      </w:r>
      <w:r w:rsidR="004201E1" w:rsidRPr="00C87852">
        <w:t>B)</w:t>
      </w:r>
      <w:r w:rsidR="00CC6A2D" w:rsidRPr="00C87852">
        <w:rPr>
          <w:lang w:val="en-GB"/>
        </w:rPr>
        <w:t>.</w:t>
      </w:r>
    </w:p>
    <w:p w14:paraId="13A6DE35" w14:textId="24B1D30F" w:rsidR="00203672" w:rsidRPr="005C44A7" w:rsidRDefault="00E927E7" w:rsidP="00E927E7">
      <w:pPr>
        <w:pStyle w:val="Titolo3"/>
        <w:rPr>
          <w:sz w:val="32"/>
          <w:szCs w:val="32"/>
          <w:lang w:val="en-GB"/>
        </w:rPr>
      </w:pPr>
      <w:r w:rsidRPr="005C44A7">
        <w:rPr>
          <w:sz w:val="32"/>
          <w:szCs w:val="32"/>
          <w:lang w:val="en-GB"/>
        </w:rPr>
        <w:t>Multiscale atrophy network representations and clinical correlates</w:t>
      </w:r>
    </w:p>
    <w:p w14:paraId="61F3A7DA" w14:textId="5F70601E" w:rsidR="00493103" w:rsidRDefault="00556803" w:rsidP="00493103">
      <w:r>
        <w:t>In the full sample,</w:t>
      </w:r>
      <w:r w:rsidR="00493103" w:rsidRPr="00B87B5A">
        <w:t xml:space="preserve"> </w:t>
      </w:r>
      <w:r w:rsidR="00E014F5" w:rsidRPr="00E014F5">
        <w:t xml:space="preserve">OLS models based </w:t>
      </w:r>
      <w:r w:rsidR="00E11B6B">
        <w:t xml:space="preserve">on </w:t>
      </w:r>
      <w:r w:rsidR="00E014F5" w:rsidRPr="00E014F5">
        <w:t>UMAP</w:t>
      </w:r>
      <w:r w:rsidR="00795C58">
        <w:t>-</w:t>
      </w:r>
      <w:r w:rsidR="00341E36">
        <w:t xml:space="preserve">derived </w:t>
      </w:r>
      <w:r w:rsidR="005C1603">
        <w:t>features</w:t>
      </w:r>
      <w:r w:rsidR="00E014F5" w:rsidRPr="00E014F5">
        <w:t xml:space="preserve"> accounted for a </w:t>
      </w:r>
      <w:r w:rsidR="004605B1">
        <w:t>weak</w:t>
      </w:r>
      <w:r w:rsidR="00E014F5" w:rsidRPr="00E014F5">
        <w:t xml:space="preserve"> proportion of </w:t>
      </w:r>
      <w:r w:rsidR="00781AFD">
        <w:t xml:space="preserve">CDR </w:t>
      </w:r>
      <w:r w:rsidR="00E014F5" w:rsidRPr="00E014F5">
        <w:t>(</w:t>
      </w:r>
      <w:r w:rsidR="00E014F5" w:rsidRPr="00E014F5">
        <w:rPr>
          <w:i/>
          <w:iCs/>
        </w:rPr>
        <w:t>R</w:t>
      </w:r>
      <w:r w:rsidR="00E014F5" w:rsidRPr="00E014F5">
        <w:t>² = 0.16</w:t>
      </w:r>
      <w:r w:rsidR="00C13F0B">
        <w:t>4</w:t>
      </w:r>
      <w:r w:rsidR="00E014F5" w:rsidRPr="00E014F5">
        <w:t>, </w:t>
      </w:r>
      <w:r w:rsidR="00E014F5" w:rsidRPr="00E014F5">
        <w:rPr>
          <w:i/>
          <w:iCs/>
        </w:rPr>
        <w:t>P</w:t>
      </w:r>
      <w:r w:rsidR="00E014F5" w:rsidRPr="00E014F5">
        <w:t xml:space="preserve"> &lt; 0.001) and MMSE </w:t>
      </w:r>
      <w:r w:rsidR="00781AFD">
        <w:t xml:space="preserve">variance </w:t>
      </w:r>
      <w:r w:rsidR="00E014F5" w:rsidRPr="00E014F5">
        <w:t>(</w:t>
      </w:r>
      <w:r w:rsidR="00E014F5" w:rsidRPr="00E014F5">
        <w:rPr>
          <w:i/>
          <w:iCs/>
        </w:rPr>
        <w:t>R</w:t>
      </w:r>
      <w:r w:rsidR="00E014F5" w:rsidRPr="00E014F5">
        <w:t>² = 0.06</w:t>
      </w:r>
      <w:r w:rsidR="00C13F0B">
        <w:t>4</w:t>
      </w:r>
      <w:r w:rsidR="00E014F5" w:rsidRPr="00E014F5">
        <w:t>, </w:t>
      </w:r>
      <w:r w:rsidR="00E014F5" w:rsidRPr="00E014F5">
        <w:rPr>
          <w:i/>
          <w:iCs/>
        </w:rPr>
        <w:t>P</w:t>
      </w:r>
      <w:r w:rsidR="00E014F5" w:rsidRPr="00E014F5">
        <w:t> = 0.05) (</w:t>
      </w:r>
      <w:r w:rsidR="00E014F5" w:rsidRPr="00C3234B">
        <w:t>Fig. 5A</w:t>
      </w:r>
      <w:r w:rsidR="00E014F5" w:rsidRPr="00E014F5">
        <w:t xml:space="preserve">). </w:t>
      </w:r>
      <w:r w:rsidR="00F75E47">
        <w:t xml:space="preserve">Models </w:t>
      </w:r>
      <w:r w:rsidR="00E014F5" w:rsidRPr="00E014F5">
        <w:t xml:space="preserve">based </w:t>
      </w:r>
      <w:r w:rsidR="00F75E47">
        <w:t>on a</w:t>
      </w:r>
      <w:r w:rsidR="00E014F5" w:rsidRPr="00E014F5">
        <w:t>tlas-</w:t>
      </w:r>
      <w:r w:rsidR="00F75E47">
        <w:t>derived</w:t>
      </w:r>
      <w:r w:rsidR="00E014F5" w:rsidRPr="00E014F5">
        <w:t xml:space="preserve"> </w:t>
      </w:r>
      <w:r w:rsidR="005A3EB7">
        <w:t>summary</w:t>
      </w:r>
      <w:r w:rsidR="00E014F5" w:rsidRPr="00E014F5">
        <w:t xml:space="preserve"> metrics accounted for a </w:t>
      </w:r>
      <w:r w:rsidR="0050476B">
        <w:t>small-to-moderate</w:t>
      </w:r>
      <w:r w:rsidR="00E014F5" w:rsidRPr="00E014F5">
        <w:t xml:space="preserve"> proportion of variability in both CDR (</w:t>
      </w:r>
      <w:r w:rsidR="00E014F5" w:rsidRPr="00E014F5">
        <w:rPr>
          <w:i/>
          <w:iCs/>
        </w:rPr>
        <w:t>R</w:t>
      </w:r>
      <w:r w:rsidR="00E014F5" w:rsidRPr="00E014F5">
        <w:t>² = 0.2</w:t>
      </w:r>
      <w:r w:rsidR="00B93207">
        <w:t>2</w:t>
      </w:r>
      <w:r w:rsidR="00C13F0B">
        <w:t>0</w:t>
      </w:r>
      <w:r w:rsidR="00E014F5" w:rsidRPr="00E014F5">
        <w:t>, </w:t>
      </w:r>
      <w:r w:rsidR="00E014F5" w:rsidRPr="00E014F5">
        <w:rPr>
          <w:i/>
          <w:iCs/>
        </w:rPr>
        <w:t>P</w:t>
      </w:r>
      <w:r w:rsidR="00E014F5" w:rsidRPr="00E014F5">
        <w:t> &lt; 0.001) and MMSE scores (</w:t>
      </w:r>
      <w:r w:rsidR="00E014F5" w:rsidRPr="00E014F5">
        <w:rPr>
          <w:i/>
          <w:iCs/>
        </w:rPr>
        <w:t>R</w:t>
      </w:r>
      <w:r w:rsidR="00E014F5" w:rsidRPr="00E014F5">
        <w:t>² = 0.2</w:t>
      </w:r>
      <w:r w:rsidR="00B93207">
        <w:t>30</w:t>
      </w:r>
      <w:r w:rsidR="00E014F5" w:rsidRPr="00E014F5">
        <w:t>, </w:t>
      </w:r>
      <w:r w:rsidR="00E014F5" w:rsidRPr="00E014F5">
        <w:rPr>
          <w:i/>
          <w:iCs/>
        </w:rPr>
        <w:t>P</w:t>
      </w:r>
      <w:r w:rsidR="00E014F5" w:rsidRPr="00E014F5">
        <w:t> &lt; 0.001) (</w:t>
      </w:r>
      <w:r w:rsidR="00E014F5" w:rsidRPr="00C3234B">
        <w:t>Fig. 5B).</w:t>
      </w:r>
      <w:r w:rsidR="00E014F5">
        <w:t xml:space="preserve"> </w:t>
      </w:r>
      <w:r w:rsidR="00816733">
        <w:t>V</w:t>
      </w:r>
      <w:r w:rsidR="00493103" w:rsidRPr="00493103">
        <w:t>oxel</w:t>
      </w:r>
      <w:r w:rsidR="00781AFD">
        <w:t>-</w:t>
      </w:r>
      <w:r w:rsidR="00493103" w:rsidRPr="00493103">
        <w:t xml:space="preserve">wise analyses </w:t>
      </w:r>
      <w:r w:rsidR="00F71952">
        <w:t>localized</w:t>
      </w:r>
      <w:r w:rsidR="00493103" w:rsidRPr="00493103">
        <w:t xml:space="preserve"> brain regions related to clinical </w:t>
      </w:r>
      <w:r w:rsidR="00493103" w:rsidRPr="00493103">
        <w:lastRenderedPageBreak/>
        <w:t>severity (</w:t>
      </w:r>
      <w:r w:rsidR="00493103" w:rsidRPr="00C3234B">
        <w:t>Fig. 5C).</w:t>
      </w:r>
      <w:r w:rsidR="00493103" w:rsidRPr="00493103">
        <w:t xml:space="preserve"> </w:t>
      </w:r>
      <w:r w:rsidR="00DC45F7">
        <w:t>Higher</w:t>
      </w:r>
      <w:r w:rsidR="00493103" w:rsidRPr="00493103">
        <w:t xml:space="preserve"> AN connectivity corresponded to higher CDR scores and lower MMSE scores, consistent with greater global clinical and cognitive impairment. For CDR, </w:t>
      </w:r>
      <w:r w:rsidR="00B250DC">
        <w:t>significant</w:t>
      </w:r>
      <w:r w:rsidR="00493103" w:rsidRPr="00493103">
        <w:t xml:space="preserve"> clusters were observed in bilateral </w:t>
      </w:r>
      <w:r w:rsidR="00F67CEA">
        <w:t>medial</w:t>
      </w:r>
      <w:r w:rsidR="00493103" w:rsidRPr="00493103">
        <w:t xml:space="preserve"> and </w:t>
      </w:r>
      <w:r w:rsidR="00F67CEA">
        <w:t>dorsolateral</w:t>
      </w:r>
      <w:r w:rsidR="00493103" w:rsidRPr="00493103">
        <w:t xml:space="preserve"> prefrontal regions, </w:t>
      </w:r>
      <w:r w:rsidR="00F67CEA">
        <w:t xml:space="preserve">including </w:t>
      </w:r>
      <w:r w:rsidR="00493103" w:rsidRPr="00493103">
        <w:t>frontal pole</w:t>
      </w:r>
      <w:r w:rsidR="00F67CEA">
        <w:t xml:space="preserve"> and </w:t>
      </w:r>
      <w:r w:rsidR="00493103" w:rsidRPr="00493103">
        <w:t xml:space="preserve">cingulate cortex, </w:t>
      </w:r>
      <w:r w:rsidR="00F67CEA">
        <w:t>with additional involvement of</w:t>
      </w:r>
      <w:r w:rsidR="00493103" w:rsidRPr="00493103">
        <w:t xml:space="preserve"> the </w:t>
      </w:r>
      <w:r w:rsidR="00F67CEA">
        <w:t>caudate nucleus, nucleus accumbens, thalamus</w:t>
      </w:r>
      <w:r w:rsidR="0095701C">
        <w:t xml:space="preserve"> and</w:t>
      </w:r>
      <w:r w:rsidR="00493103" w:rsidRPr="00493103">
        <w:t xml:space="preserve"> </w:t>
      </w:r>
      <w:r w:rsidR="00F67CEA">
        <w:t>cerebellum</w:t>
      </w:r>
      <w:r w:rsidR="00493103" w:rsidRPr="00493103">
        <w:t xml:space="preserve">. For MMSE, effects were primarily localized to bilateral ventromedial prefrontal </w:t>
      </w:r>
      <w:r w:rsidR="006A3B3E">
        <w:t>regions,</w:t>
      </w:r>
      <w:r w:rsidR="00493103" w:rsidRPr="00493103">
        <w:t xml:space="preserve"> </w:t>
      </w:r>
      <w:r w:rsidR="006A3B3E">
        <w:t xml:space="preserve">including </w:t>
      </w:r>
      <w:r w:rsidR="00493103" w:rsidRPr="00493103">
        <w:t>anterior cingulate</w:t>
      </w:r>
      <w:r w:rsidR="006D670F">
        <w:t>.</w:t>
      </w:r>
    </w:p>
    <w:p w14:paraId="1E22804D" w14:textId="7E164FF4" w:rsidR="008D05A7" w:rsidRPr="00C87852" w:rsidRDefault="008D05A7" w:rsidP="008D05A7">
      <w:pPr>
        <w:rPr>
          <w:lang w:val="en-GB"/>
        </w:rPr>
      </w:pPr>
      <w:r w:rsidRPr="00C87852">
        <w:rPr>
          <w:lang w:val="en-GB"/>
        </w:rPr>
        <w:t xml:space="preserve">Diagnosis-stratified analyses </w:t>
      </w:r>
      <w:r w:rsidR="00E11B6B" w:rsidRPr="00C87852">
        <w:rPr>
          <w:lang w:val="en-GB"/>
        </w:rPr>
        <w:t>were also performed</w:t>
      </w:r>
      <w:r w:rsidR="00470248" w:rsidRPr="00C87852">
        <w:t xml:space="preserve">. </w:t>
      </w:r>
      <w:r w:rsidRPr="00C87852">
        <w:rPr>
          <w:lang w:val="en-GB"/>
        </w:rPr>
        <w:t xml:space="preserve">For CDR, effects were </w:t>
      </w:r>
      <w:r w:rsidR="00781AFD">
        <w:rPr>
          <w:lang w:val="en-GB"/>
        </w:rPr>
        <w:t xml:space="preserve">the </w:t>
      </w:r>
      <w:r w:rsidRPr="00C87852">
        <w:rPr>
          <w:lang w:val="en-GB"/>
        </w:rPr>
        <w:t>strongest in AD</w:t>
      </w:r>
      <w:r w:rsidR="00781AFD">
        <w:rPr>
          <w:lang w:val="en-GB"/>
        </w:rPr>
        <w:t>. B</w:t>
      </w:r>
      <w:r w:rsidRPr="00C87852">
        <w:rPr>
          <w:lang w:val="en-GB"/>
        </w:rPr>
        <w:t xml:space="preserve">oth </w:t>
      </w:r>
      <w:r w:rsidR="00B57A02" w:rsidRPr="00C87852">
        <w:rPr>
          <w:lang w:val="en-GB"/>
        </w:rPr>
        <w:t>UMAP-</w:t>
      </w:r>
      <w:r w:rsidRPr="00C87852">
        <w:rPr>
          <w:lang w:val="en-GB"/>
        </w:rPr>
        <w:t xml:space="preserve"> and atlas-based </w:t>
      </w:r>
      <w:r w:rsidR="00781AFD">
        <w:rPr>
          <w:lang w:val="en-GB"/>
        </w:rPr>
        <w:t xml:space="preserve">values </w:t>
      </w:r>
      <w:r w:rsidRPr="00C87852">
        <w:rPr>
          <w:lang w:val="en-GB"/>
        </w:rPr>
        <w:t xml:space="preserve">explained a </w:t>
      </w:r>
      <w:r w:rsidR="00411047" w:rsidRPr="00C87852">
        <w:rPr>
          <w:lang w:val="en-GB"/>
        </w:rPr>
        <w:t>greater</w:t>
      </w:r>
      <w:r w:rsidRPr="00C87852">
        <w:rPr>
          <w:lang w:val="en-GB"/>
        </w:rPr>
        <w:t xml:space="preserve"> proportion of variance </w:t>
      </w:r>
      <w:r w:rsidR="001A0B1E" w:rsidRPr="00C87852">
        <w:t>(</w:t>
      </w:r>
      <w:r w:rsidR="001A0B1E" w:rsidRPr="00C87852">
        <w:rPr>
          <w:i/>
          <w:iCs/>
        </w:rPr>
        <w:t>R</w:t>
      </w:r>
      <w:r w:rsidR="001A0B1E" w:rsidRPr="00C87852">
        <w:t>² = 0.</w:t>
      </w:r>
      <w:r w:rsidR="007472DE" w:rsidRPr="00C87852">
        <w:t>299</w:t>
      </w:r>
      <w:r w:rsidR="00295025" w:rsidRPr="00C87852">
        <w:t xml:space="preserve">, </w:t>
      </w:r>
      <w:r w:rsidR="00295025" w:rsidRPr="00C87852">
        <w:rPr>
          <w:i/>
          <w:iCs/>
        </w:rPr>
        <w:t>P</w:t>
      </w:r>
      <w:r w:rsidR="00295025" w:rsidRPr="00C87852">
        <w:t xml:space="preserve"> &lt; 0.001</w:t>
      </w:r>
      <w:r w:rsidR="007D1FEE" w:rsidRPr="00C87852">
        <w:t>;</w:t>
      </w:r>
      <w:r w:rsidR="001A0B1E" w:rsidRPr="00C87852">
        <w:t> </w:t>
      </w:r>
      <w:r w:rsidR="007D1FEE" w:rsidRPr="00C87852">
        <w:rPr>
          <w:i/>
          <w:iCs/>
        </w:rPr>
        <w:t>R</w:t>
      </w:r>
      <w:r w:rsidR="007D1FEE" w:rsidRPr="00C87852">
        <w:t>² = 0.</w:t>
      </w:r>
      <w:r w:rsidR="007472DE" w:rsidRPr="00C87852">
        <w:t>335</w:t>
      </w:r>
      <w:r w:rsidR="00295025" w:rsidRPr="00C87852">
        <w:t>, </w:t>
      </w:r>
      <w:r w:rsidR="00295025" w:rsidRPr="00C87852">
        <w:rPr>
          <w:i/>
          <w:iCs/>
        </w:rPr>
        <w:t>P</w:t>
      </w:r>
      <w:r w:rsidR="00295025" w:rsidRPr="00C87852">
        <w:t xml:space="preserve"> &lt; 0.001</w:t>
      </w:r>
      <w:r w:rsidR="001A0B1E" w:rsidRPr="00C87852">
        <w:t xml:space="preserve">) </w:t>
      </w:r>
      <w:r w:rsidRPr="00C87852">
        <w:rPr>
          <w:lang w:val="en-GB"/>
        </w:rPr>
        <w:t>and voxel</w:t>
      </w:r>
      <w:r w:rsidR="00781AFD">
        <w:rPr>
          <w:lang w:val="en-GB"/>
        </w:rPr>
        <w:t>-</w:t>
      </w:r>
      <w:r w:rsidRPr="00C87852">
        <w:rPr>
          <w:lang w:val="en-GB"/>
        </w:rPr>
        <w:t>wise analyses revealed spatially extended fronto-parietal and temporo-parietal clusters consistent with default-mode network involvement</w:t>
      </w:r>
      <w:r w:rsidR="00B37D52" w:rsidRPr="00C87852">
        <w:rPr>
          <w:lang w:val="en-GB"/>
        </w:rPr>
        <w:t xml:space="preserve">. </w:t>
      </w:r>
      <w:r w:rsidRPr="00C87852">
        <w:rPr>
          <w:lang w:val="en-GB"/>
        </w:rPr>
        <w:t xml:space="preserve">In CBS, </w:t>
      </w:r>
      <w:r w:rsidR="008C240B">
        <w:t xml:space="preserve">small-to-moderate </w:t>
      </w:r>
      <w:r w:rsidRPr="00C87852">
        <w:rPr>
          <w:lang w:val="en-GB"/>
        </w:rPr>
        <w:t xml:space="preserve">associations were observed in </w:t>
      </w:r>
      <w:r w:rsidR="00174CC9" w:rsidRPr="00C87852">
        <w:rPr>
          <w:lang w:val="en-GB"/>
        </w:rPr>
        <w:t xml:space="preserve">both UMAP- and atlas-based </w:t>
      </w:r>
      <w:r w:rsidRPr="00C87852">
        <w:rPr>
          <w:lang w:val="en-GB"/>
        </w:rPr>
        <w:t>models</w:t>
      </w:r>
      <w:r w:rsidR="001A0B1E" w:rsidRPr="00C87852">
        <w:rPr>
          <w:lang w:val="en-GB"/>
        </w:rPr>
        <w:t xml:space="preserve"> </w:t>
      </w:r>
      <w:r w:rsidR="001A0B1E" w:rsidRPr="00C87852">
        <w:t>(</w:t>
      </w:r>
      <w:r w:rsidR="001A0B1E" w:rsidRPr="00C87852">
        <w:rPr>
          <w:i/>
          <w:iCs/>
        </w:rPr>
        <w:t>R</w:t>
      </w:r>
      <w:r w:rsidR="001A0B1E" w:rsidRPr="00C87852">
        <w:t>² = 0.</w:t>
      </w:r>
      <w:r w:rsidR="00820488" w:rsidRPr="00C87852">
        <w:t>171</w:t>
      </w:r>
      <w:r w:rsidR="001A0B1E" w:rsidRPr="00C87852">
        <w:t>, </w:t>
      </w:r>
      <w:r w:rsidR="001A0B1E" w:rsidRPr="00C87852">
        <w:rPr>
          <w:i/>
          <w:iCs/>
        </w:rPr>
        <w:t>P</w:t>
      </w:r>
      <w:r w:rsidR="00174CC9" w:rsidRPr="00C87852">
        <w:t xml:space="preserve"> </w:t>
      </w:r>
      <w:r w:rsidR="00295025" w:rsidRPr="00C87852">
        <w:t>=</w:t>
      </w:r>
      <w:r w:rsidR="00174CC9" w:rsidRPr="00C87852">
        <w:t xml:space="preserve"> 0.036;</w:t>
      </w:r>
      <w:r w:rsidR="00295025" w:rsidRPr="00C87852">
        <w:t xml:space="preserve"> </w:t>
      </w:r>
      <w:r w:rsidR="00295025" w:rsidRPr="00C87852">
        <w:rPr>
          <w:i/>
          <w:iCs/>
        </w:rPr>
        <w:t>R</w:t>
      </w:r>
      <w:r w:rsidR="00295025" w:rsidRPr="00C87852">
        <w:t>² = 0.</w:t>
      </w:r>
      <w:r w:rsidR="00820488" w:rsidRPr="00C87852">
        <w:t>264</w:t>
      </w:r>
      <w:r w:rsidR="00295025" w:rsidRPr="00C87852">
        <w:t>, </w:t>
      </w:r>
      <w:r w:rsidR="00295025" w:rsidRPr="00C87852">
        <w:rPr>
          <w:i/>
          <w:iCs/>
        </w:rPr>
        <w:t>P</w:t>
      </w:r>
      <w:r w:rsidR="00295025" w:rsidRPr="00C87852">
        <w:t xml:space="preserve"> = 0.032</w:t>
      </w:r>
      <w:r w:rsidR="00781AFD">
        <w:t>, respectively</w:t>
      </w:r>
      <w:r w:rsidR="001A0B1E" w:rsidRPr="00C87852">
        <w:t>)</w:t>
      </w:r>
      <w:r w:rsidR="00781AFD">
        <w:t>, while</w:t>
      </w:r>
      <w:r w:rsidR="00411047" w:rsidRPr="00C87852">
        <w:rPr>
          <w:lang w:val="en-GB"/>
        </w:rPr>
        <w:t xml:space="preserve"> </w:t>
      </w:r>
      <w:r w:rsidRPr="00C87852">
        <w:rPr>
          <w:lang w:val="en-GB"/>
        </w:rPr>
        <w:t>no clusters survived voxel</w:t>
      </w:r>
      <w:r w:rsidR="00781AFD">
        <w:rPr>
          <w:lang w:val="en-GB"/>
        </w:rPr>
        <w:t>-</w:t>
      </w:r>
      <w:r w:rsidRPr="00C87852">
        <w:rPr>
          <w:lang w:val="en-GB"/>
        </w:rPr>
        <w:t>wise correction</w:t>
      </w:r>
      <w:r w:rsidR="00B37D52" w:rsidRPr="00C87852">
        <w:rPr>
          <w:lang w:val="en-GB"/>
        </w:rPr>
        <w:t xml:space="preserve"> (</w:t>
      </w:r>
      <w:r w:rsidR="00B37D52" w:rsidRPr="00C87852">
        <w:rPr>
          <w:lang w:val="en-US"/>
        </w:rPr>
        <w:t xml:space="preserve">Supplementary </w:t>
      </w:r>
      <w:r w:rsidR="00DA1E14">
        <w:rPr>
          <w:lang w:val="en-US"/>
        </w:rPr>
        <w:t>Fig.</w:t>
      </w:r>
      <w:r w:rsidR="00B37D52" w:rsidRPr="00C87852">
        <w:rPr>
          <w:lang w:val="en-US"/>
        </w:rPr>
        <w:t xml:space="preserve"> </w:t>
      </w:r>
      <w:r w:rsidR="008C7782" w:rsidRPr="00C87852">
        <w:rPr>
          <w:lang w:val="en-US"/>
        </w:rPr>
        <w:t>5</w:t>
      </w:r>
      <w:r w:rsidR="00B37D52" w:rsidRPr="00C87852">
        <w:rPr>
          <w:lang w:val="en-US"/>
        </w:rPr>
        <w:t>)</w:t>
      </w:r>
      <w:r w:rsidR="00B37D52" w:rsidRPr="00C87852">
        <w:rPr>
          <w:lang w:val="en-GB"/>
        </w:rPr>
        <w:t xml:space="preserve">. </w:t>
      </w:r>
      <w:r w:rsidRPr="00C87852">
        <w:rPr>
          <w:lang w:val="en-GB"/>
        </w:rPr>
        <w:t xml:space="preserve"> In contrast, </w:t>
      </w:r>
      <w:r w:rsidR="00781AFD">
        <w:rPr>
          <w:lang w:val="en-GB"/>
        </w:rPr>
        <w:t>AN-</w:t>
      </w:r>
      <w:r w:rsidRPr="00C87852">
        <w:rPr>
          <w:lang w:val="en-GB"/>
        </w:rPr>
        <w:t xml:space="preserve">MMSE associations appeared </w:t>
      </w:r>
      <w:r w:rsidR="00781AFD">
        <w:rPr>
          <w:lang w:val="en-GB"/>
        </w:rPr>
        <w:t xml:space="preserve">stronger in </w:t>
      </w:r>
      <w:r w:rsidRPr="00C87852">
        <w:rPr>
          <w:lang w:val="en-GB"/>
        </w:rPr>
        <w:t xml:space="preserve">CBS, </w:t>
      </w:r>
      <w:r w:rsidR="00B37D52" w:rsidRPr="00C87852">
        <w:rPr>
          <w:lang w:val="en-GB"/>
        </w:rPr>
        <w:t xml:space="preserve">with atlas-based metrics explaining a </w:t>
      </w:r>
      <w:r w:rsidR="00F26350" w:rsidRPr="00C87852">
        <w:rPr>
          <w:lang w:val="en-GB"/>
        </w:rPr>
        <w:t>moderate</w:t>
      </w:r>
      <w:r w:rsidR="00B37D52" w:rsidRPr="00C87852">
        <w:rPr>
          <w:lang w:val="en-GB"/>
        </w:rPr>
        <w:t xml:space="preserve"> proportion of variance (R² = 0.</w:t>
      </w:r>
      <w:r w:rsidR="000B126C" w:rsidRPr="00C87852">
        <w:rPr>
          <w:lang w:val="en-GB"/>
        </w:rPr>
        <w:t>378</w:t>
      </w:r>
      <w:r w:rsidR="00B37D52" w:rsidRPr="00C87852">
        <w:rPr>
          <w:lang w:val="en-GB"/>
        </w:rPr>
        <w:t>, </w:t>
      </w:r>
      <w:r w:rsidR="00B37D52" w:rsidRPr="00C87852">
        <w:rPr>
          <w:i/>
          <w:iCs/>
          <w:lang w:val="en-GB"/>
        </w:rPr>
        <w:t>P </w:t>
      </w:r>
      <w:r w:rsidR="000B126C" w:rsidRPr="00C87852">
        <w:rPr>
          <w:i/>
          <w:iCs/>
          <w:lang w:val="en-GB"/>
        </w:rPr>
        <w:t>=</w:t>
      </w:r>
      <w:r w:rsidR="00B37D52" w:rsidRPr="00C87852">
        <w:rPr>
          <w:lang w:val="en-GB"/>
        </w:rPr>
        <w:t xml:space="preserve"> 0.00</w:t>
      </w:r>
      <w:r w:rsidR="000B126C" w:rsidRPr="00C87852">
        <w:rPr>
          <w:lang w:val="en-GB"/>
        </w:rPr>
        <w:t>6</w:t>
      </w:r>
      <w:r w:rsidR="00B37D52" w:rsidRPr="00C87852">
        <w:rPr>
          <w:lang w:val="en-GB"/>
        </w:rPr>
        <w:t>) and voxel</w:t>
      </w:r>
      <w:r w:rsidR="00781AFD">
        <w:rPr>
          <w:lang w:val="en-GB"/>
        </w:rPr>
        <w:t>-</w:t>
      </w:r>
      <w:r w:rsidR="00B37D52" w:rsidRPr="00C87852">
        <w:rPr>
          <w:lang w:val="en-GB"/>
        </w:rPr>
        <w:t>wise analyses identifying</w:t>
      </w:r>
      <w:r w:rsidRPr="00C87852">
        <w:rPr>
          <w:lang w:val="en-GB"/>
        </w:rPr>
        <w:t xml:space="preserve"> ventromedial frontal clusters overlapping with the whole-sample effect. Although significant associations were also detected in AD</w:t>
      </w:r>
      <w:r w:rsidR="00E529A7" w:rsidRPr="00C87852">
        <w:rPr>
          <w:lang w:val="en-GB"/>
        </w:rPr>
        <w:t xml:space="preserve"> in both UMAP- and atlas-based models </w:t>
      </w:r>
      <w:r w:rsidR="00E529A7" w:rsidRPr="00C87852">
        <w:t>(</w:t>
      </w:r>
      <w:r w:rsidR="00E529A7" w:rsidRPr="00C87852">
        <w:rPr>
          <w:i/>
          <w:iCs/>
        </w:rPr>
        <w:t>R</w:t>
      </w:r>
      <w:r w:rsidR="00E529A7" w:rsidRPr="00C87852">
        <w:t>² = 0.186, </w:t>
      </w:r>
      <w:r w:rsidR="00E529A7" w:rsidRPr="00C87852">
        <w:rPr>
          <w:i/>
          <w:iCs/>
        </w:rPr>
        <w:t>P</w:t>
      </w:r>
      <w:r w:rsidR="00E529A7" w:rsidRPr="00C87852">
        <w:t xml:space="preserve"> = 0.002; </w:t>
      </w:r>
      <w:r w:rsidR="00E529A7" w:rsidRPr="00C87852">
        <w:rPr>
          <w:i/>
          <w:iCs/>
        </w:rPr>
        <w:t>R</w:t>
      </w:r>
      <w:r w:rsidR="00E529A7" w:rsidRPr="00C87852">
        <w:t>² = 0.237, </w:t>
      </w:r>
      <w:r w:rsidR="00E529A7" w:rsidRPr="00C87852">
        <w:rPr>
          <w:i/>
          <w:iCs/>
        </w:rPr>
        <w:t>P</w:t>
      </w:r>
      <w:r w:rsidR="00E529A7" w:rsidRPr="00C87852">
        <w:t xml:space="preserve"> = 0.003)</w:t>
      </w:r>
      <w:r w:rsidRPr="00C87852">
        <w:rPr>
          <w:lang w:val="en-GB"/>
        </w:rPr>
        <w:t>, these did not survive voxel</w:t>
      </w:r>
      <w:r w:rsidR="00801F46">
        <w:rPr>
          <w:lang w:val="en-GB"/>
        </w:rPr>
        <w:t>-</w:t>
      </w:r>
      <w:r w:rsidRPr="00C87852">
        <w:rPr>
          <w:lang w:val="en-GB"/>
        </w:rPr>
        <w:t>wise correction</w:t>
      </w:r>
      <w:r w:rsidR="004553E1" w:rsidRPr="00C87852">
        <w:rPr>
          <w:lang w:val="en-GB"/>
        </w:rPr>
        <w:t xml:space="preserve"> (</w:t>
      </w:r>
      <w:r w:rsidR="004553E1" w:rsidRPr="00C87852">
        <w:rPr>
          <w:lang w:val="en-US"/>
        </w:rPr>
        <w:t xml:space="preserve">Supplementary </w:t>
      </w:r>
      <w:r w:rsidR="00DA1E14">
        <w:rPr>
          <w:lang w:val="en-US"/>
        </w:rPr>
        <w:t>Fig.</w:t>
      </w:r>
      <w:r w:rsidR="004553E1" w:rsidRPr="00C87852">
        <w:rPr>
          <w:lang w:val="en-US"/>
        </w:rPr>
        <w:t xml:space="preserve"> 6)</w:t>
      </w:r>
      <w:r w:rsidRPr="00C87852">
        <w:rPr>
          <w:lang w:val="en-GB"/>
        </w:rPr>
        <w:t>.</w:t>
      </w:r>
      <w:r w:rsidR="007E4F32" w:rsidRPr="00C87852">
        <w:rPr>
          <w:lang w:val="en-GB"/>
        </w:rPr>
        <w:t xml:space="preserve">  </w:t>
      </w:r>
      <w:r w:rsidR="00425202" w:rsidRPr="00C87852">
        <w:t xml:space="preserve">No significant associations were observed in PSP for either CDR or MMSE, across model representations and </w:t>
      </w:r>
      <w:r w:rsidR="006D20D8" w:rsidRPr="00C87852">
        <w:t>voxel-wise analysis</w:t>
      </w:r>
      <w:r w:rsidR="004553E1" w:rsidRPr="00C87852">
        <w:t xml:space="preserve">. </w:t>
      </w:r>
      <w:r w:rsidR="008852A5" w:rsidRPr="00C87852">
        <w:t xml:space="preserve">Whole-sample models estimated without covariates showed spatial patterns consistent with those observed in the covariate-adjusted models </w:t>
      </w:r>
      <w:r w:rsidR="00B37D52" w:rsidRPr="00C87852">
        <w:rPr>
          <w:lang w:val="en-GB"/>
        </w:rPr>
        <w:t>(</w:t>
      </w:r>
      <w:r w:rsidR="00B37D52" w:rsidRPr="00C87852">
        <w:rPr>
          <w:lang w:val="en-US"/>
        </w:rPr>
        <w:t xml:space="preserve">Supplementary </w:t>
      </w:r>
      <w:r w:rsidR="00DA1E14">
        <w:rPr>
          <w:lang w:val="en-US"/>
        </w:rPr>
        <w:t>Fig.</w:t>
      </w:r>
      <w:r w:rsidR="00B37D52" w:rsidRPr="00C87852">
        <w:rPr>
          <w:lang w:val="en-US"/>
        </w:rPr>
        <w:t xml:space="preserve"> </w:t>
      </w:r>
      <w:r w:rsidR="008C7782" w:rsidRPr="00C87852">
        <w:rPr>
          <w:lang w:val="en-US"/>
        </w:rPr>
        <w:t>7</w:t>
      </w:r>
      <w:r w:rsidR="00B37D52" w:rsidRPr="00C87852">
        <w:rPr>
          <w:lang w:val="en-US"/>
        </w:rPr>
        <w:t>).</w:t>
      </w:r>
      <w:r w:rsidR="00B37D52" w:rsidRPr="00C87852">
        <w:t xml:space="preserve"> </w:t>
      </w:r>
    </w:p>
    <w:p w14:paraId="4F7B52A0" w14:textId="77777777" w:rsidR="00D94B4D" w:rsidRPr="00C87852" w:rsidRDefault="00D94B4D" w:rsidP="00D94B4D">
      <w:pPr>
        <w:pStyle w:val="Titolo3"/>
        <w:rPr>
          <w:sz w:val="32"/>
          <w:szCs w:val="32"/>
        </w:rPr>
      </w:pPr>
      <w:r w:rsidRPr="00C87852">
        <w:rPr>
          <w:sz w:val="32"/>
          <w:szCs w:val="32"/>
        </w:rPr>
        <w:t>Diagnostic clustering and classification</w:t>
      </w:r>
    </w:p>
    <w:p w14:paraId="25437AD3" w14:textId="6BF57DF8" w:rsidR="00411B3C" w:rsidRPr="00C87852" w:rsidRDefault="00B36B86" w:rsidP="00411B3C">
      <w:r w:rsidRPr="00C87852">
        <w:t xml:space="preserve">Unsupervised </w:t>
      </w:r>
      <w:r w:rsidRPr="00C87852">
        <w:rPr>
          <w:i/>
          <w:iCs/>
        </w:rPr>
        <w:t>k</w:t>
      </w:r>
      <w:r w:rsidRPr="00C87852">
        <w:t xml:space="preserve">-means clustering applied to the two-dimensional UMAP representation of </w:t>
      </w:r>
      <w:r w:rsidR="002F3526" w:rsidRPr="00C87852">
        <w:t>AN</w:t>
      </w:r>
      <w:r w:rsidR="002A4CA1" w:rsidRPr="00C87852">
        <w:t xml:space="preserve"> </w:t>
      </w:r>
      <w:r w:rsidR="008958B9" w:rsidRPr="00C87852">
        <w:t>maps</w:t>
      </w:r>
      <w:r w:rsidRPr="00C87852">
        <w:t xml:space="preserve"> (</w:t>
      </w:r>
      <w:r w:rsidRPr="00C87852">
        <w:rPr>
          <w:i/>
          <w:iCs/>
        </w:rPr>
        <w:t>k</w:t>
      </w:r>
      <w:r w:rsidRPr="00C87852">
        <w:t xml:space="preserve"> = 3) </w:t>
      </w:r>
      <w:r w:rsidR="00A27289" w:rsidRPr="00C87852">
        <w:t>did not yield clusters that corresponded to distinct clinical diagnoses</w:t>
      </w:r>
      <w:r w:rsidRPr="00C87852">
        <w:t xml:space="preserve"> (Fig. 6A). </w:t>
      </w:r>
      <w:r w:rsidR="000055FD" w:rsidRPr="00C87852">
        <w:t>Each cluster included participants from all diagnostic groups</w:t>
      </w:r>
      <w:r w:rsidR="00A6590C" w:rsidRPr="00C87852">
        <w:t xml:space="preserve">. </w:t>
      </w:r>
      <w:r w:rsidR="009A0802" w:rsidRPr="00C87852">
        <w:t>T</w:t>
      </w:r>
      <w:r w:rsidR="00A6590C" w:rsidRPr="00C87852">
        <w:t xml:space="preserve">he overall correspondence between the clustering </w:t>
      </w:r>
      <w:r w:rsidR="00F53F6E" w:rsidRPr="00C87852">
        <w:t>results</w:t>
      </w:r>
      <w:r w:rsidR="00A6590C" w:rsidRPr="00C87852">
        <w:t xml:space="preserve"> and</w:t>
      </w:r>
      <w:r w:rsidR="00A2055B" w:rsidRPr="00C87852">
        <w:t xml:space="preserve"> </w:t>
      </w:r>
      <w:r w:rsidR="00A6590C" w:rsidRPr="00C87852">
        <w:t>clinical labels was low</w:t>
      </w:r>
      <w:r w:rsidR="000A1677">
        <w:t xml:space="preserve"> (</w:t>
      </w:r>
      <w:r w:rsidRPr="00C87852">
        <w:t>ARI</w:t>
      </w:r>
      <w:r w:rsidR="00F76D57">
        <w:t xml:space="preserve"> </w:t>
      </w:r>
      <w:r w:rsidR="000A1677">
        <w:t>=</w:t>
      </w:r>
      <w:r w:rsidR="00F76D57">
        <w:t xml:space="preserve"> </w:t>
      </w:r>
      <w:r w:rsidRPr="00C87852">
        <w:t>0.011</w:t>
      </w:r>
      <w:r w:rsidR="000A1677">
        <w:t>)</w:t>
      </w:r>
      <w:r w:rsidR="00EB5F2F" w:rsidRPr="00C87852">
        <w:t xml:space="preserve">. </w:t>
      </w:r>
      <w:r w:rsidR="00745C79" w:rsidRPr="00C87852">
        <w:rPr>
          <w:rFonts w:eastAsiaTheme="majorEastAsia" w:cstheme="majorBidi"/>
          <w:iCs/>
          <w:szCs w:val="24"/>
          <w:lang w:val="en-GB"/>
        </w:rPr>
        <w:t>Three</w:t>
      </w:r>
      <w:r w:rsidR="00745C79" w:rsidRPr="00C87852">
        <w:rPr>
          <w:szCs w:val="24"/>
          <w:lang w:val="en-GB"/>
        </w:rPr>
        <w:t xml:space="preserve"> binary classification tasks were performed employing both </w:t>
      </w:r>
      <w:bookmarkStart w:id="12" w:name="_Hlk219738008"/>
      <w:r w:rsidR="00745C79" w:rsidRPr="00C87852">
        <w:rPr>
          <w:szCs w:val="24"/>
          <w:lang w:val="en-US"/>
        </w:rPr>
        <w:t>s</w:t>
      </w:r>
      <w:r w:rsidR="00C46939" w:rsidRPr="00C87852">
        <w:rPr>
          <w:szCs w:val="24"/>
          <w:lang w:val="en-US"/>
        </w:rPr>
        <w:t>upervised</w:t>
      </w:r>
      <w:r w:rsidR="00C46939" w:rsidRPr="00C87852">
        <w:rPr>
          <w:lang w:val="en-US"/>
        </w:rPr>
        <w:t xml:space="preserve"> </w:t>
      </w:r>
      <w:r w:rsidR="00745C79" w:rsidRPr="00C87852">
        <w:rPr>
          <w:lang w:val="en-US"/>
        </w:rPr>
        <w:t>ML and DL</w:t>
      </w:r>
      <w:r w:rsidR="00C46939" w:rsidRPr="00C87852">
        <w:rPr>
          <w:lang w:val="en-US"/>
        </w:rPr>
        <w:t xml:space="preserve"> models. </w:t>
      </w:r>
      <w:r w:rsidR="00B540BA" w:rsidRPr="00C87852">
        <w:rPr>
          <w:lang w:val="en-US"/>
        </w:rPr>
        <w:t xml:space="preserve"> </w:t>
      </w:r>
      <w:r w:rsidR="00A52561" w:rsidRPr="00C87852">
        <w:t xml:space="preserve">Considering the ML models, </w:t>
      </w:r>
      <w:r w:rsidR="00C4600B" w:rsidRPr="00C87852">
        <w:t>f</w:t>
      </w:r>
      <w:r w:rsidR="00411B3C" w:rsidRPr="00C87852">
        <w:t>or the AD–PSP</w:t>
      </w:r>
      <w:r w:rsidR="00986CBC" w:rsidRPr="00C87852">
        <w:t xml:space="preserve"> comparison</w:t>
      </w:r>
      <w:r w:rsidR="00411B3C" w:rsidRPr="00C87852">
        <w:t xml:space="preserve">, significant classification performance </w:t>
      </w:r>
      <w:r w:rsidR="00A2055B" w:rsidRPr="00C87852">
        <w:t xml:space="preserve">after permutation </w:t>
      </w:r>
      <w:r w:rsidR="00411B3C" w:rsidRPr="00C87852">
        <w:t>was observed across both data representations</w:t>
      </w:r>
      <w:r w:rsidR="00266296" w:rsidRPr="00C87852">
        <w:t xml:space="preserve">. </w:t>
      </w:r>
      <w:r w:rsidR="00411B3C" w:rsidRPr="00C87852">
        <w:t>The highest mean accuracy was achieved by RF models</w:t>
      </w:r>
      <w:r w:rsidR="007E66A1" w:rsidRPr="00C87852">
        <w:t xml:space="preserve"> </w:t>
      </w:r>
      <w:r w:rsidR="00DE49ED" w:rsidRPr="00C87852">
        <w:t xml:space="preserve">for </w:t>
      </w:r>
      <w:r w:rsidR="00195CE5" w:rsidRPr="00C87852">
        <w:t xml:space="preserve">both </w:t>
      </w:r>
      <w:r w:rsidR="00DE49ED" w:rsidRPr="00C87852">
        <w:t>UMAP</w:t>
      </w:r>
      <w:r w:rsidR="00195CE5" w:rsidRPr="00C87852">
        <w:t xml:space="preserve">- </w:t>
      </w:r>
      <w:r w:rsidR="00C66F30" w:rsidRPr="00C87852">
        <w:t>(</w:t>
      </w:r>
      <w:r w:rsidR="00E51AC0" w:rsidRPr="00C87852">
        <w:t>0.676</w:t>
      </w:r>
      <w:r w:rsidR="00411B3C" w:rsidRPr="00C87852">
        <w:t xml:space="preserve"> ± </w:t>
      </w:r>
      <w:r w:rsidR="00DF55B5" w:rsidRPr="00C87852">
        <w:t>0.103)</w:t>
      </w:r>
      <w:r w:rsidR="007D77FF" w:rsidRPr="00C87852">
        <w:t xml:space="preserve"> </w:t>
      </w:r>
      <w:r w:rsidR="00411B3C" w:rsidRPr="00C87852">
        <w:t>and atlas-based features</w:t>
      </w:r>
      <w:r w:rsidR="00DE49ED" w:rsidRPr="00C87852">
        <w:t xml:space="preserve"> (</w:t>
      </w:r>
      <w:r w:rsidR="00DF55B5" w:rsidRPr="00C87852">
        <w:t>0.675</w:t>
      </w:r>
      <w:r w:rsidR="00DE49ED" w:rsidRPr="00C87852">
        <w:t xml:space="preserve"> ± </w:t>
      </w:r>
      <w:r w:rsidR="00DF55B5" w:rsidRPr="00C87852">
        <w:t>0.129</w:t>
      </w:r>
      <w:r w:rsidR="00DE49ED" w:rsidRPr="00C87852">
        <w:t>).</w:t>
      </w:r>
      <w:r w:rsidR="00EB5F2F" w:rsidRPr="00C87852">
        <w:t xml:space="preserve"> </w:t>
      </w:r>
      <w:r w:rsidR="00411B3C" w:rsidRPr="00C87852">
        <w:t>For PSP–CBS, no UMAP-based model</w:t>
      </w:r>
      <w:r w:rsidR="004D752C" w:rsidRPr="00C87852">
        <w:t>s</w:t>
      </w:r>
      <w:r w:rsidR="00411B3C" w:rsidRPr="00C87852">
        <w:t xml:space="preserve"> showed </w:t>
      </w:r>
      <w:r w:rsidR="00D20CE6" w:rsidRPr="00C87852">
        <w:t>sig</w:t>
      </w:r>
      <w:r w:rsidR="005152B9" w:rsidRPr="00C87852">
        <w:t>nifica</w:t>
      </w:r>
      <w:r w:rsidR="004D752C" w:rsidRPr="00C87852">
        <w:t>nt results</w:t>
      </w:r>
      <w:r w:rsidR="00411B3C" w:rsidRPr="00C87852">
        <w:t xml:space="preserve">, whereas an atlas-based </w:t>
      </w:r>
      <w:r w:rsidR="00266296" w:rsidRPr="00C87852">
        <w:t>GB</w:t>
      </w:r>
      <w:r w:rsidR="00411B3C" w:rsidRPr="00C87852">
        <w:t xml:space="preserve"> model achieved </w:t>
      </w:r>
      <w:r w:rsidR="0038585B" w:rsidRPr="00C87852">
        <w:t>the highest</w:t>
      </w:r>
      <w:r w:rsidR="00411B3C" w:rsidRPr="00C87852">
        <w:t xml:space="preserve"> </w:t>
      </w:r>
      <w:r w:rsidR="0038585B" w:rsidRPr="00C87852">
        <w:t>a</w:t>
      </w:r>
      <w:r w:rsidR="00411B3C" w:rsidRPr="00C87852">
        <w:t xml:space="preserve">ccuracy </w:t>
      </w:r>
      <w:r w:rsidR="0038585B" w:rsidRPr="00C87852">
        <w:t>(</w:t>
      </w:r>
      <w:r w:rsidR="00ED36DE" w:rsidRPr="00C87852">
        <w:t>0.654</w:t>
      </w:r>
      <w:r w:rsidR="00411B3C" w:rsidRPr="00C87852">
        <w:t xml:space="preserve"> ± </w:t>
      </w:r>
      <w:r w:rsidR="00ED36DE" w:rsidRPr="00C87852">
        <w:t>0.108</w:t>
      </w:r>
      <w:r w:rsidR="0038585B" w:rsidRPr="00C87852">
        <w:t>)</w:t>
      </w:r>
      <w:r w:rsidR="00266296" w:rsidRPr="00C87852">
        <w:t>.</w:t>
      </w:r>
      <w:r w:rsidR="00EB5F2F" w:rsidRPr="00C87852">
        <w:t xml:space="preserve"> </w:t>
      </w:r>
      <w:r w:rsidR="00411B3C" w:rsidRPr="00C87852">
        <w:t>For AD–</w:t>
      </w:r>
      <w:r w:rsidR="00411B3C" w:rsidRPr="00C87852">
        <w:lastRenderedPageBreak/>
        <w:t>CBS, no statistically significant classification performance was observed for either UMAP- or atlas-based models</w:t>
      </w:r>
      <w:r w:rsidR="005152B9" w:rsidRPr="00C87852">
        <w:t>.</w:t>
      </w:r>
      <w:r w:rsidR="00B540BA" w:rsidRPr="00C87852">
        <w:t xml:space="preserve"> </w:t>
      </w:r>
      <w:r w:rsidR="00B540BA" w:rsidRPr="00C87852">
        <w:rPr>
          <w:lang w:val="en-US"/>
        </w:rPr>
        <w:t xml:space="preserve">The full performance metrics and permutation results </w:t>
      </w:r>
      <w:r w:rsidR="00A97882" w:rsidRPr="00C87852">
        <w:rPr>
          <w:lang w:val="en-US"/>
        </w:rPr>
        <w:t>a</w:t>
      </w:r>
      <w:r w:rsidR="00B540BA" w:rsidRPr="00C87852">
        <w:rPr>
          <w:lang w:val="en-US"/>
        </w:rPr>
        <w:t xml:space="preserve">re reported in Supplementary Table 5. </w:t>
      </w:r>
    </w:p>
    <w:p w14:paraId="331E01C9" w14:textId="4BD8E0D4" w:rsidR="00605C49" w:rsidRDefault="001D1F29" w:rsidP="00605C49">
      <w:r w:rsidRPr="00C87852">
        <w:rPr>
          <w:rFonts w:eastAsiaTheme="majorEastAsia" w:cstheme="majorBidi"/>
          <w:iCs/>
          <w:szCs w:val="24"/>
          <w:lang w:val="en-GB"/>
        </w:rPr>
        <w:t>Finally</w:t>
      </w:r>
      <w:bookmarkEnd w:id="12"/>
      <w:r w:rsidRPr="00C87852">
        <w:rPr>
          <w:rFonts w:eastAsiaTheme="majorEastAsia" w:cstheme="majorBidi"/>
          <w:iCs/>
          <w:szCs w:val="24"/>
          <w:lang w:val="en-GB"/>
        </w:rPr>
        <w:t xml:space="preserve">, </w:t>
      </w:r>
      <w:r w:rsidR="007107B0" w:rsidRPr="00C87852">
        <w:rPr>
          <w:szCs w:val="24"/>
        </w:rPr>
        <w:t>c</w:t>
      </w:r>
      <w:r w:rsidR="00C46939" w:rsidRPr="00C87852">
        <w:rPr>
          <w:szCs w:val="24"/>
        </w:rPr>
        <w:t>lassification</w:t>
      </w:r>
      <w:r w:rsidR="00C46939" w:rsidRPr="00C87852">
        <w:t xml:space="preserve"> performance wa</w:t>
      </w:r>
      <w:r w:rsidR="00836A5B" w:rsidRPr="00C87852">
        <w:t xml:space="preserve">s extracted </w:t>
      </w:r>
      <w:r w:rsidR="00C46939" w:rsidRPr="00C87852">
        <w:t xml:space="preserve">using </w:t>
      </w:r>
      <w:r w:rsidR="00836A5B" w:rsidRPr="00C87852">
        <w:t xml:space="preserve">the </w:t>
      </w:r>
      <w:r w:rsidR="00C46939" w:rsidRPr="00C87852">
        <w:t>three 3D CNNs trained on voxel</w:t>
      </w:r>
      <w:r w:rsidR="000A1677">
        <w:t>-</w:t>
      </w:r>
      <w:r w:rsidR="00C46939" w:rsidRPr="00C87852">
        <w:t>wise AN</w:t>
      </w:r>
      <w:r w:rsidR="00D762A2" w:rsidRPr="00C87852">
        <w:t xml:space="preserve"> maps</w:t>
      </w:r>
      <w:r w:rsidR="00EF5A0D" w:rsidRPr="00C87852">
        <w:t xml:space="preserve"> </w:t>
      </w:r>
      <w:r w:rsidR="00C46939" w:rsidRPr="00C87852">
        <w:t xml:space="preserve">with data augmentation. </w:t>
      </w:r>
      <w:r w:rsidR="00335846" w:rsidRPr="00C87852">
        <w:t>The obtained r</w:t>
      </w:r>
      <w:r w:rsidR="00C46939" w:rsidRPr="00C87852">
        <w:t xml:space="preserve">esults remained </w:t>
      </w:r>
      <w:r w:rsidR="00335846" w:rsidRPr="00C87852">
        <w:t xml:space="preserve">similar </w:t>
      </w:r>
      <w:r w:rsidR="00C46939" w:rsidRPr="00C87852">
        <w:t>across all architectures and pairwise comparisons. Performance metrics, evaluated on non-augmented h</w:t>
      </w:r>
      <w:r w:rsidR="00031958" w:rsidRPr="00C87852">
        <w:t>o</w:t>
      </w:r>
      <w:r w:rsidR="00C46939" w:rsidRPr="00C87852">
        <w:t xml:space="preserve">ld-out test sets and averaged across </w:t>
      </w:r>
      <w:r w:rsidR="00335846" w:rsidRPr="00C87852">
        <w:t xml:space="preserve">the </w:t>
      </w:r>
      <w:r w:rsidR="00C46939" w:rsidRPr="00C87852">
        <w:t>five outer cross-validation folds, are summarized in</w:t>
      </w:r>
      <w:r w:rsidR="00EB5F2F" w:rsidRPr="00C87852">
        <w:t xml:space="preserve"> </w:t>
      </w:r>
      <w:r w:rsidR="00EB5F2F" w:rsidRPr="00C87852">
        <w:rPr>
          <w:lang w:val="en-US"/>
        </w:rPr>
        <w:t>Supplementary Table 6</w:t>
      </w:r>
      <w:r w:rsidR="00C46939" w:rsidRPr="00C87852">
        <w:t>.</w:t>
      </w:r>
      <w:r w:rsidR="00EB5F2F" w:rsidRPr="00C87852">
        <w:t xml:space="preserve"> </w:t>
      </w:r>
      <w:r w:rsidR="00605C49" w:rsidRPr="00C87852">
        <w:t>For the AD–PSP comparison, AlexNet and ResNet-18 achieved similar mean accuracies (</w:t>
      </w:r>
      <w:r w:rsidR="00DB7072" w:rsidRPr="00C87852">
        <w:t>0.652</w:t>
      </w:r>
      <w:r w:rsidR="00605C49" w:rsidRPr="00C87852">
        <w:t xml:space="preserve"> ± </w:t>
      </w:r>
      <w:r w:rsidR="00DB7072" w:rsidRPr="00C87852">
        <w:t>0.178</w:t>
      </w:r>
      <w:r w:rsidR="00605C49" w:rsidRPr="00C87852">
        <w:t xml:space="preserve"> and </w:t>
      </w:r>
      <w:r w:rsidR="00DB7072" w:rsidRPr="00C87852">
        <w:t xml:space="preserve">0.637 </w:t>
      </w:r>
      <w:r w:rsidR="00605C49" w:rsidRPr="00C87852">
        <w:t xml:space="preserve">± </w:t>
      </w:r>
      <w:r w:rsidR="00DB7072" w:rsidRPr="00C87852">
        <w:t>0.080</w:t>
      </w:r>
      <w:r w:rsidR="00605C49" w:rsidRPr="00C87852">
        <w:t>), while VGG-16 showed lower (</w:t>
      </w:r>
      <w:r w:rsidR="00DB7072" w:rsidRPr="00C87852">
        <w:t xml:space="preserve">0.545 </w:t>
      </w:r>
      <w:r w:rsidR="00605C49" w:rsidRPr="00C87852">
        <w:t xml:space="preserve">± </w:t>
      </w:r>
      <w:r w:rsidR="00DB7072" w:rsidRPr="00C87852">
        <w:t>0.008</w:t>
      </w:r>
      <w:r w:rsidR="00605C49" w:rsidRPr="00C87852">
        <w:t>).</w:t>
      </w:r>
      <w:r w:rsidR="00EB5F2F" w:rsidRPr="00C87852">
        <w:t xml:space="preserve"> </w:t>
      </w:r>
      <w:r w:rsidR="00605C49" w:rsidRPr="00C87852">
        <w:t>For PSP–CBS, AlexNet and VGG-16 reached comparable mean accuracies (</w:t>
      </w:r>
      <w:r w:rsidR="00DD2F4E" w:rsidRPr="00C87852">
        <w:t xml:space="preserve">0.577 </w:t>
      </w:r>
      <w:r w:rsidR="00605C49" w:rsidRPr="00C87852">
        <w:t xml:space="preserve">± </w:t>
      </w:r>
      <w:r w:rsidR="00DD2F4E" w:rsidRPr="00C87852">
        <w:t>0.011</w:t>
      </w:r>
      <w:r w:rsidR="00605C49" w:rsidRPr="00C87852">
        <w:t>), whereas ResNet-18 showed lower (</w:t>
      </w:r>
      <w:r w:rsidR="00BA6118" w:rsidRPr="00C87852">
        <w:t>0.5</w:t>
      </w:r>
      <w:r w:rsidR="00CC2BF5" w:rsidRPr="00C87852">
        <w:t>00</w:t>
      </w:r>
      <w:r w:rsidR="00605C49" w:rsidRPr="00C87852">
        <w:t xml:space="preserve"> ± </w:t>
      </w:r>
      <w:r w:rsidR="00BA6118" w:rsidRPr="00C87852">
        <w:t>0.088</w:t>
      </w:r>
      <w:r w:rsidR="00605C49" w:rsidRPr="00C87852">
        <w:t>).</w:t>
      </w:r>
      <w:r w:rsidR="005800FD" w:rsidRPr="00C87852">
        <w:t xml:space="preserve"> </w:t>
      </w:r>
      <w:r w:rsidR="00923B9F" w:rsidRPr="00C87852">
        <w:t>Lastly</w:t>
      </w:r>
      <w:r w:rsidR="00674DAF" w:rsidRPr="00C87852">
        <w:t>, f</w:t>
      </w:r>
      <w:r w:rsidR="00605C49" w:rsidRPr="00C87852">
        <w:t xml:space="preserve">or AD–CBS, mean accuracies were comparable across </w:t>
      </w:r>
      <w:r w:rsidR="00674DAF" w:rsidRPr="00C87852">
        <w:t xml:space="preserve">all </w:t>
      </w:r>
      <w:r w:rsidR="00605C49" w:rsidRPr="00C87852">
        <w:t>models, with ResNet-18 showing the highest value (</w:t>
      </w:r>
      <w:r w:rsidR="00BA6118" w:rsidRPr="00C87852">
        <w:t>0.629</w:t>
      </w:r>
      <w:r w:rsidR="00605C49" w:rsidRPr="00C87852">
        <w:t xml:space="preserve"> ± </w:t>
      </w:r>
      <w:r w:rsidR="00BA6118" w:rsidRPr="00C87852">
        <w:t>0.034</w:t>
      </w:r>
      <w:r w:rsidR="00605C49" w:rsidRPr="00C87852">
        <w:t>), followed by VGG-16 (</w:t>
      </w:r>
      <w:r w:rsidR="00BA6118" w:rsidRPr="00C87852">
        <w:t>0.</w:t>
      </w:r>
      <w:r w:rsidR="00605C49" w:rsidRPr="00C87852">
        <w:t>62</w:t>
      </w:r>
      <w:r w:rsidR="00BA6118" w:rsidRPr="00C87852">
        <w:t>1</w:t>
      </w:r>
      <w:r w:rsidR="00605C49" w:rsidRPr="00C87852">
        <w:t xml:space="preserve"> ± </w:t>
      </w:r>
      <w:r w:rsidR="00BA6118" w:rsidRPr="00C87852">
        <w:t>0.017</w:t>
      </w:r>
      <w:r w:rsidR="00605C49" w:rsidRPr="00C87852">
        <w:t>) and AlexNet (</w:t>
      </w:r>
      <w:r w:rsidR="00E16984" w:rsidRPr="00C87852">
        <w:t>0.612</w:t>
      </w:r>
      <w:r w:rsidR="00605C49" w:rsidRPr="00C87852">
        <w:t xml:space="preserve"> ± </w:t>
      </w:r>
      <w:r w:rsidR="00E16984" w:rsidRPr="00C87852">
        <w:t>0.022</w:t>
      </w:r>
      <w:r w:rsidR="00605C49" w:rsidRPr="00C87852">
        <w:t>).</w:t>
      </w:r>
    </w:p>
    <w:p w14:paraId="333E590E" w14:textId="002AA4DD" w:rsidR="007354E5" w:rsidRPr="00626AE1" w:rsidRDefault="007354E5" w:rsidP="00626AE1">
      <w:pPr>
        <w:pStyle w:val="Titolo4"/>
        <w:rPr>
          <w:rFonts w:eastAsiaTheme="minorHAnsi" w:cstheme="minorBidi"/>
          <w:iCs w:val="0"/>
          <w:sz w:val="36"/>
          <w:szCs w:val="36"/>
          <w:lang w:val="en-GB"/>
        </w:rPr>
      </w:pPr>
      <w:r w:rsidRPr="00626AE1">
        <w:rPr>
          <w:rFonts w:eastAsiaTheme="minorHAnsi" w:cstheme="minorBidi"/>
          <w:iCs w:val="0"/>
          <w:sz w:val="36"/>
          <w:szCs w:val="36"/>
          <w:lang w:val="en-GB"/>
        </w:rPr>
        <w:t>Discussion</w:t>
      </w:r>
      <w:r w:rsidR="00F57480" w:rsidRPr="00626AE1">
        <w:rPr>
          <w:rFonts w:eastAsiaTheme="minorHAnsi" w:cstheme="minorBidi"/>
          <w:iCs w:val="0"/>
          <w:sz w:val="36"/>
          <w:szCs w:val="36"/>
          <w:lang w:val="en-GB"/>
        </w:rPr>
        <w:t xml:space="preserve"> </w:t>
      </w:r>
    </w:p>
    <w:p w14:paraId="20E2575D" w14:textId="02126BE6" w:rsidR="00D26C6F" w:rsidRDefault="00D26C6F" w:rsidP="00D26C6F">
      <w:pPr>
        <w:pStyle w:val="NormaleWeb"/>
      </w:pPr>
      <w:r>
        <w:t xml:space="preserve">The present study evaluated whether AN mapping captures </w:t>
      </w:r>
      <w:r w:rsidR="00934770">
        <w:t>clinically</w:t>
      </w:r>
      <w:r>
        <w:t xml:space="preserve"> </w:t>
      </w:r>
      <w:r w:rsidR="00934770" w:rsidRPr="00934770">
        <w:t>meaningful</w:t>
      </w:r>
      <w:r w:rsidRPr="00934770">
        <w:t xml:space="preserve"> information</w:t>
      </w:r>
      <w:r>
        <w:t xml:space="preserve"> across tau-associated neurodegenerative syndromes. By combining multiscale AN mapping-derived representations, clinical association analyses</w:t>
      </w:r>
      <w:r w:rsidR="0095701C">
        <w:t xml:space="preserve"> and</w:t>
      </w:r>
      <w:r>
        <w:t xml:space="preserve"> classification approaches, we </w:t>
      </w:r>
      <w:r w:rsidR="000A1677">
        <w:t>assessed the added clinical value of AN in the context of different tauopathies</w:t>
      </w:r>
      <w:r>
        <w:t xml:space="preserve">. </w:t>
      </w:r>
    </w:p>
    <w:p w14:paraId="06C0B010" w14:textId="715FCFD1" w:rsidR="00964728" w:rsidRPr="004F279D" w:rsidRDefault="00964728" w:rsidP="00964728">
      <w:pPr>
        <w:pStyle w:val="NormaleWeb"/>
        <w:rPr>
          <w:lang w:val="en-GB"/>
        </w:rPr>
      </w:pPr>
      <w:r>
        <w:t>A first main finding is that single-subject atrophy patterns were anatomically heterogeneous, particularly in CBS and PSP, whereas their corresponding AN maps showed substantial convergence across individuals and diagnostic groups. This is broadly consistent with prior AN mapping studies in AD and frontotemporal lobar degeneration</w:t>
      </w:r>
      <w:r w:rsidR="00D06326">
        <w:t xml:space="preserve"> (FTLD)</w:t>
      </w:r>
      <w:r>
        <w:t>, which showed that anatomically heterogeneous atrophy patterns converge onto more homogeneous network-level representations.</w:t>
      </w:r>
      <w:r>
        <w:fldChar w:fldCharType="begin"/>
      </w:r>
      <w:r>
        <w:instrText xml:space="preserve"> ADDIN ZOTERO_ITEM CSL_CITATION {"citationID":"lTnRdghy","properties":{"unsorted":false,"formattedCitation":"\\super 5\\uc0\\u8211{}7\\nosupersub{}","plainCitation":"5–7","noteIndex":0},"citationItems":[{"id":322,"uris":["http://zotero.org/users/5757768/items/EZYUAKGB"],"itemData":{"id":322,"type":"article-journal","abstract":"Background and Objectives Frontotemporal lobar degeneration (FTLD) includes diﬀerent clinical syndromes with distinct patterns of symptoms and neuroanatomical locations of neurodegeneration. However, FTLD is clinically heterogeneous (with overlapping symptoms across several domains) and neuroanatomically heterogeneous (with brain atrophy in diﬀerent locations in diﬀerent patients). Traditional methods struggle to fully account for this heterogeneity. In this study, we use a relatively new neuroimaging approach, atrophy network mapping, to localize clinical symptoms in patients with FTLD to speciﬁc brain networks transdiagnostically.","container-title":"Neurology","DOI":"10.1212/WNL.0000000000210108","ISSN":"0028-3878, 1526-632X","issue":"12","journalAbbreviation":"Neurology","language":"en","page":"e210108","source":"DOI.org (Crossref)","title":"Transdiagnostic Network Localization of Social, Language, and Motor Symptoms in Patients With Frontotemporal Lobar Degeneration","volume":"103","author":[{"family":"Phan","given":"Tony X."},{"family":"Mullins","given":"W. Andrew"},{"family":"Tetreault","given":"Aaron M."},{"family":"Shibata","given":"Kiiya"},{"family":"Lee","given":"Jayden L."},{"family":"Hett","given":"Kilian"},{"family":"Considine","given":"Ciaran M."},{"family":"Darby","given":"R. Ryan"},{"literal":"for the Frontotemporal Lobar Degeneration Neuroimaging Initiative, for the 4-Repeat Tauopathy Neuroimaging Initiative"}],"issued":{"date-parts":[["2024",12,24]]}}},{"id":323,"uris":["http://zotero.org/users/5757768/items/5DV8RSNK"],"itemData":{"id":323,"type":"article-journal","abstract":"Objective\n              Perirolandic atrophy occurs in corticobasal syndrome (CBS) but is not specific versus progressive supranuclear palsy (PSP). There is heterogeneity in the locations of atrophy outside the perirolandic cortex and it remains unknown why atrophy in different locations would cause the same CBS‐specific symptoms. In prior work, we used a wiring diagram of the brain called the human connectome to localize lesion‐induced disorders to symptom‐specific brain networks. Here, we use a similar technique termed “atrophy network mapping” to localize single‐subject atrophy maps to symptom‐specific brain networks.\n            \n            \n              Methods\n              Single‐subject atrophy maps were generated by comparing cortical thickness in patients with CBS versus controls. Next, we performed seed‐based functional connectivity using a large normative connectome to determine brain regions functionally connected to each patient's atrophied locations.\n            \n            \n              Results\n              Patients with CBS had perirolandic atrophy versus controls at the group level, but locations of atrophy in CBS were heterogeneous outside of the perirolandic cortex at the single‐subject level (mean spatial correlation = 0.04). In contrast, atrophy occurred in locations functionally connected to the perirolandic cortex in all patients with CBS (spatial correlation = 0.66). Compared with PSP, patients with CBS had atrophy connected to a network of higher‐order sensorimotor regions beyond perirolandic cortex, matching a CBS atrophy network from a recent meta‐analysis. Finally, atrophy network mapping identified a symptom‐specific network for alien limb, matching a lesion‐induced alien limb network and a network associated with agency in healthy subjects.\n            \n            \n              Interpretation\n              We identified a syndrome‐specific network for CBS and symptom‐specific network for alien limb using single‐subject atrophy maps and the human connectome. ANN NEUROL 2020;88:1118–1131","container-title":"Annals of Neurology","DOI":"10.1002/ana.25901","ISSN":"0364-5134, 1531-8249","issue":"6","journalAbbreviation":"Annals of Neurology","language":"en","page":"1118-1131","source":"DOI.org (Crossref)","title":"Network Localization of Alien Limb in Patients with Corticobasal Syndrome","volume":"88","author":[{"family":"Tetreault","given":"Aaron M."},{"family":"Phan","given":"Tony"},{"family":"Petersen","given":"Kalen J."},{"family":"Claassen","given":"Daniel O."},{"family":"Neth","given":"Byran J."},{"family":"Graff‐Radford","given":"Jonathan"},{"family":"Albrecht","given":"Franziska"},{"family":"Fliessbach","given":"Klaus"},{"family":"Schneider","given":"Anja"},{"family":"Synofzik","given":"Matthis"},{"family":"Diehl‐Schmid","given":"Janine"},{"family":"Otto","given":"Markus"},{"family":"Schroeter","given":"Matthias L."},{"family":"Darby","given":"Richard Ryan"},{"literal":"for the 4 Repeat Tau Neuroimaging Initiative"}],"issued":{"date-parts":[["2020",12]]}}},{"id":311,"uris":["http://zotero.org/users/5757768/items/EBHES4FA"],"itemData":{"id":311,"type":"article-journal","abstract":"Abstract\n            Frontotemporal dementia (FTD) is a disease of high heterogeneity, apathy and disinhibition present in all subtypes of FTD and imposes a significant burden on families/society. Traditional neuroimaging analysis has limitations in elucidating the network localization due to individual clinical and neuroanatomical variability.\n            The study aims to identify the atrophy network map associated with different FTD clinical subtypes and determine the specific localization of the network for apathy and disinhibition.\n            Eighty FTD patients [45 behavioural variant FTD (bvFTD) and 35 semantic variant progressive primary aphasia (svPPA)] and 58 healthy controls at Xuanwu Hospital were enrolled as Dataset 1; 112 FTD patients including 50 bvFTD, 32 svPPA and 30 non-fluent variant PPA (nfvPPA) cases, and 110 healthy controls from the Frontotemporal Lobar Degeneration Neuroimaging Initiative (FTLDNI) dataset were included as Dataset 2. Initially, single-subject atrophy maps were defined by comparing cortical thickness in each FTD patient versus healthy controls. Next, the network of brain regions functionally connected to each FTD patient’s location of atrophy was determined using seed-based functional connectivity in a large (n = 1000) normative connectome.\n            Finally, we used atrophy network mapping to define clinical subtype-specific network (45 bvFTD, 35 svPPA and 58 healthy controls in Dataset 1; 50 bvFTD, 32 svPPA, 30 nfvPPA and 110 healthy controls in Dataset 2) and symptom-specific networks [combined Datasets 1 and 2, apathy without depression versus non-apathy without depression (80:26), disinhibition versus non-disinhibition (88:68)]. We compare the result with matched symptom networks derived from patients with focal brain lesions or conjunction analysis.\n            Through the analysis of two datasets, we identified heterogeneity in atrophy patterns among FTD patients. However, these atrophy patterns are connected to a common brain network. The primary regions affected by atrophy in FTD included the frontal and temporal lobes, particularly the anterior temporal lobe. bvFTD connects to frontal and temporal cortical areas, svPPA mainly impacts the anterior temporal region and nfvPPA targets the inferior frontal gyrus and precentral cortex regions. The apathy-specific network was localized in the orbital frontal cortex and ventral striatum, while the disinhibition-specific network was localized in the bilateral orbital frontal gyrus and right temporal lobe. Apathy and disinhibition atrophy networks resemble known motivational and criminal lesion networks, respectively. A significant correlation was found between the apathy/disinhibition scores and functional connectivity between atrophy maps and the peak of the networks.\n            This study localizes the common network of clinical subtypes and main symptoms in FTD, guiding future FTD neuromodulation interventions.","container-title":"Brain","DOI":"10.1093/brain/awae067","ISSN":"0006-8950, 1460-2156","issue":"9","language":"en","license":"https://creativecommons.org/licenses/by-nc/4.0/","page":"3048-3058","source":"DOI.org (Crossref)","title":"Atrophy network mapping of clinical subtypes and main symptoms in frontotemporal dementia","volume":"147","author":[{"family":"Chu","given":"Min"},{"family":"Jiang","given":"Deming"},{"family":"Li","given":"Dan"},{"family":"Yan","given":"Shaozhen"},{"family":"Liu","given":"Li"},{"family":"Nan","given":"Haitian"},{"family":"Wang","given":"Yingtao"},{"family":"Wang","given":"Yihao"},{"family":"Yue","given":"Ailing"},{"family":"Ren","given":"Liankun"},{"family":"Chen","given":"Kewei"},{"family":"Rosa-Neto","given":"Pedro"},{"family":"Lu","given":"Jie"},{"family":"Wu","given":"Liyong"}],"issued":{"date-parts":[["2024",9,3]]}}}],"schema":"https://github.com/citation-style-language/schema/raw/master/csl-citation.json"} </w:instrText>
      </w:r>
      <w:r>
        <w:fldChar w:fldCharType="separate"/>
      </w:r>
      <w:r w:rsidRPr="0092294E">
        <w:rPr>
          <w:rFonts w:cs="Times New Roman"/>
          <w:vertAlign w:val="superscript"/>
        </w:rPr>
        <w:t>5–7</w:t>
      </w:r>
      <w:r>
        <w:fldChar w:fldCharType="end"/>
      </w:r>
      <w:r>
        <w:t xml:space="preserve"> </w:t>
      </w:r>
      <w:r w:rsidR="003321B0">
        <w:t>However, i</w:t>
      </w:r>
      <w:r w:rsidR="00ED4F74">
        <w:t>n our data</w:t>
      </w:r>
      <w:r w:rsidR="000B24AC">
        <w:t>,</w:t>
      </w:r>
      <w:r w:rsidR="00ED4F74">
        <w:t xml:space="preserve"> this convergence was equally evident in both intra-group and inter-group similarity metrics</w:t>
      </w:r>
      <w:r w:rsidR="00AB2172">
        <w:t>. W</w:t>
      </w:r>
      <w:r>
        <w:t xml:space="preserve">hole-map </w:t>
      </w:r>
      <w:r w:rsidR="00C46022" w:rsidRPr="00C46022">
        <w:t xml:space="preserve">spatial similarity within the same diagnostic group </w:t>
      </w:r>
      <w:r w:rsidR="005029F4">
        <w:t>barely differe</w:t>
      </w:r>
      <w:r w:rsidR="00741DFE">
        <w:t>d</w:t>
      </w:r>
      <w:r w:rsidR="005029F4">
        <w:t xml:space="preserve"> from similarity across different syndromes, </w:t>
      </w:r>
      <w:r w:rsidR="00CB48E9">
        <w:t>with PSP being the only group where intra-group similarity marginally exceeded between-group levels</w:t>
      </w:r>
      <w:r w:rsidR="008C59AA">
        <w:t xml:space="preserve">. </w:t>
      </w:r>
      <w:r w:rsidR="0021210B">
        <w:t>This low specificity is consistent with prior evidence from</w:t>
      </w:r>
      <w:r w:rsidR="00D30DBC">
        <w:t xml:space="preserve"> stroke and glioblastoma, showing that a large portion of variance of indirect FC maps </w:t>
      </w:r>
      <w:r w:rsidR="00D20C10">
        <w:t>is explained by</w:t>
      </w:r>
      <w:r w:rsidR="00D30DBC">
        <w:t xml:space="preserve"> a low number of components (around 5-6 principal components)</w:t>
      </w:r>
      <w:r w:rsidR="005029F4">
        <w:t>.</w:t>
      </w:r>
      <w:r w:rsidR="009A3684">
        <w:fldChar w:fldCharType="begin"/>
      </w:r>
      <w:r w:rsidR="00A71DBB">
        <w:instrText xml:space="preserve"> ADDIN ZOTERO_ITEM CSL_CITATION {"citationID":"qd7JsIpZ","properties":{"unsorted":false,"formattedCitation":"\\super 12,13,18\\nosupersub{}","plainCitation":"12,13,18","noteIndex":0},"citationItems":[{"id":355,"uris":["http://zotero.org/users/5757768/items/I8DTQ6H6"],"itemData":{"id":355,"type":"article-journal","abstract":"Abstract\n            Behavioural deficits in stroke reflect both structural damage at the site of injury, and widespread network dysfunction caused by structural, functional, and metabolic disconnection. Two recent methods allow for the estimation of structural and functional disconnection from clinical structural imaging. This is achieved by embedding a patient’s lesion into an atlas of functional and structural connections in healthy subjects, and deriving the ensemble of structural and functional connections that pass through the lesion, thus indirectly estimating its impact on the whole brain connectome. This indirect assessment of network dysfunction is more readily available than direct measures of functional and structural connectivity obtained with functional and diffusion MRI, respectively, and it is in theory applicable to a wide variety of disorders. To validate the clinical relevance of these methods, we quantified the prediction of behavioural deficits in a prospective cohort of 132 first-time stroke patients studied at 2 weeks post-injury (mean age 52.8 years, range 22–77; 63 females; 64 right hemispheres). Specifically, we used multivariate ridge regression to relate deficits in multiple functional domains (left and right visual, left and right motor, language, spatial attention, spatial and verbal memory) with the pattern of lesion and indirect structural or functional disconnection. In a subgroup of patients, we also measured direct alterations of functional connectivity with resting-state functional MRI. Both lesion and indirect structural disconnection maps were predictive of behavioural impairment in all domains (0.16 &amp;lt; R2 &amp;lt; 0.58) except for verbal memory (0.05 &amp;lt; R2 &amp;lt; 0.06). Prediction from indirect functional disconnection was scarce or negligible (0.01 &amp;lt; R2 &amp;lt; 0.18) except for the right visual field deficits (R2 = 0.38), even though multivariate maps were anatomically plausible in all domains. Prediction from direct measures of functional MRI functional connectivity in a subset of patients was clearly superior to indirect functional disconnection. In conclusion, the indirect estimation of structural connectivity damage successfully predicted behavioural deficits post-stroke to a level comparable to lesion information. However, indirect estimation of functional disconnection did not predict behavioural deficits, nor was a substitute for direct functional connectivity measurements, especially for cognitive disorders.","container-title":"Brain","DOI":"10.1093/brain/awaa156","ISSN":"0006-8950, 1460-2156","issue":"7","language":"en","license":"https://academic.oup.com/journals/pages/open_access/funder_policies/chorus/standard_publication_model","page":"2173-2188","source":"DOI.org (Crossref)","title":"Post-stroke deficit prediction from lesion and indirect structural and functional disconnection","volume":"143","author":[{"family":"Salvalaggio","given":"Alessandro"},{"family":"De Filippo De Grazia","given":"Michele"},{"family":"Zorzi","given":"Marco"},{"family":"Thiebaut De Schotten","given":"Michel"},{"family":"Corbetta","given":"Maurizio"}],"issued":{"date-parts":[["2020",7,1]]}}},{"id":302,"uris":["http://zotero.org/users/5757768/items/NRFSMTFR"],"itemData":{"id":302,"type":"article-journal","abstract":"Abstract\n            Lesion network mapping estimates functional network abnormalities caused by a focal brain lesion. The method requires embedding the volume of the lesion into a normative functional connectome and using the average functional magnetic resonance imaging signal from that volume to compute the temporal correlation with all other brain locations. Lesion network mapping yields a map of potentially functionally disconnected regions. Although promising, this approach does not predict behavioural deficits well. We modified lesion network mapping by using the first principal component of the functional magnetic resonance imaging signal computed from the voxels within the lesioned area for temporal correlation. We measured potential improvements in connectivity strength, anatomical specificity of the lesioned network and behavioural prediction in a large cohort of first-time stroke patients at 2-weeks post-injury (n = 123). This principal component functional disconnection approach localized mainly cortical voxels of high signal-to-noise; and it yielded networks with higher anatomical specificity, and stronger behavioural correlation than the standard method. However, when examined with a rigorous leave-one-out machine learning approach, principal component functional disconnection approach did not perform better than the standard lesion network mapping in predicting neurological deficits. In summary, even though our novel method improves the specificity of disconnected networks and correlates with behavioural deficits post-stroke, it does not improve clinical prediction. Further work is needed to capture the complex adjustment of functional networks produced by focal damage in relation to behaviour.","container-title":"Brain Communications","DOI":"10.1093/braincomms/fcab259","ISSN":"2632-1297","issue":"4","language":"en","license":"https://creativecommons.org/licenses/by/4.0/","page":"fcab259","source":"DOI.org (Crossref)","title":"A novel stroke lesion network mapping approach: improved accuracy yet still low deficit prediction","title-short":"A novel stroke lesion network mapping approach","volume":"3","author":[{"family":"Pini","given":"Lorenzo"},{"family":"Salvalaggio","given":"Alessandro"},{"family":"De Filippo De Grazia","given":"Michele"},{"family":"Zorzi","given":"Marco"},{"family":"Thiebaut De Schotten","given":"Michel"},{"family":"Corbetta","given":"Maurizio"}],"issued":{"date-parts":[["2021",10,1]]}}},{"id":303,"uris":["http://zotero.org/users/5757768/items/I4LWIXRS"],"itemData":{"id":303,"type":"article-journal","abstract":"Background: Lesion network mapping (LNM) is a popular framework to assess clinical syndromes following brain injury. The classical approach involves embedding lesions from patients into a normative functional connectome and using the corresponding functional maps as proxies for disconnections. However, previous studies indicated limited predictive power of this approach in behavioral deficits. We hypothesized similarly low predictiveness for overall survival (OS) in glioblastoma (GBM).\nMethods: A retrospective dataset of patients with GBM was included (n = 99). Lesion masks were registered in the normative space to compute disconnectivity maps. The brain functional normative connectome consisted in data from 173 healthy subjects obtained from the Human Connectome Project. A modified version of the LNM was then applied to core regions of GBM masks. Linear regression, classification, and principal component (PCA) analyses were conducted to explore the relationship between disconnectivity and OS. OS was considered both as continuous and categorical (low, intermediate, and high survival) variable.\nResults: The results revealed no significant associations between OS and network disconnection strength when analyzed at both voxel-wise and classification levels. Moreover, patients stratified into different OS groups did not exhibit significant differences in network connectivity patterns. The spatial similarity among the first PCA of network maps for each OS group suggested a lack of distinctive network patterns associated with survival duration.\nConclusions: Compared with indirect structural measures, functional indirect mapping does not provide significant predictive power for OS in patients with GBM. These findings are consistent with previous research that demonstrated the limitations of indirect functional measures in predicting clinical outcomes, underscoring the need for more comprehensive methodologies and a deeper understanding of the factors influencing clinical outcomes in this challenging disease.","container-title":"Neurobiology of Disease","DOI":"10.1016/j.nbd.2024.106521","ISSN":"09699961","journalAbbreviation":"Neurobiology of Disease","language":"en","page":"106521","source":"DOI.org (Crossref)","title":"Indirect functional connectivity does not predict overall survival in glioblastoma","volume":"196","author":[{"family":"Pini","given":"Lorenzo"},{"family":"Lombardi","given":"Giuseppe"},{"family":"Sansone","given":"Giulio"},{"family":"Gaiola","given":"Matteo"},{"family":"Padovan","given":"Marta"},{"family":"Volpin","given":"Francesco"},{"family":"Denaro","given":"Luca"},{"family":"Corbetta","given":"Maurizio"},{"family":"Salvalaggio","given":"Alessandro"}],"issued":{"date-parts":[["2024",6]]}}}],"schema":"https://github.com/citation-style-language/schema/raw/master/csl-citation.json"} </w:instrText>
      </w:r>
      <w:r w:rsidR="009A3684">
        <w:fldChar w:fldCharType="separate"/>
      </w:r>
      <w:r w:rsidR="00A71DBB" w:rsidRPr="00A71DBB">
        <w:rPr>
          <w:rFonts w:cs="Times New Roman"/>
          <w:vertAlign w:val="superscript"/>
        </w:rPr>
        <w:t>12,13,18</w:t>
      </w:r>
      <w:r w:rsidR="009A3684">
        <w:fldChar w:fldCharType="end"/>
      </w:r>
      <w:r w:rsidR="007B431C">
        <w:t xml:space="preserve"> </w:t>
      </w:r>
      <w:r w:rsidR="009C5493">
        <w:t>Van den</w:t>
      </w:r>
      <w:r w:rsidR="00D30DBC">
        <w:t xml:space="preserve"> Heuvel et al</w:t>
      </w:r>
      <w:r w:rsidR="008F0898">
        <w:t>.</w:t>
      </w:r>
      <w:r w:rsidR="00D30DBC">
        <w:t>,</w:t>
      </w:r>
      <w:r w:rsidR="00BB7552">
        <w:fldChar w:fldCharType="begin"/>
      </w:r>
      <w:r w:rsidR="002324DC">
        <w:instrText xml:space="preserve"> ADDIN ZOTERO_ITEM CSL_CITATION {"citationID":"bc99Qpcp","properties":{"unsorted":false,"formattedCitation":"\\super 20\\nosupersub{}","plainCitation":"20","noteIndex":0},"citationItems":[{"id":308,"uris":["http://zotero.org/users/5757768/items/XE968S83"],"itemData":{"id":308,"type":"article-journal","abstract":"Abstract\n            Lesion network mapping (LNM) is a neuroimaging framework that uses normative functional connectivity (FC) data to link heterogeneous brain lesions and functional alterations to brain networks implicated in neurological and psychiatric conditions. However, many of the networks identified by LNM and related methods appear to be highly similar across diverse conditions such as addiction, depression, psychosis and epilepsy. To understand this similarity, we re-examined the data from multiple LNM studies and assessed the methodological roots of the method. Our findings reveal a foundational limitation: at its core, LNM involves a repetitive sampling of one and the same FC matrix. As a result, it systematically maps sets of local brain changes—whether they are patient lesions, magnetic resonance imaging-derived alterations, synthetic or random—onto the same nonspecific properties of the used FC data, producing highly similar networks across conditions. This central limitation cautions the use of LNM as a method for studying distinct biological networks underlying brain disorders. Our work may aid the development of a new generation of network-mapping methods from first principles.","container-title":"Nature Neuroscience","DOI":"10.1038/s41593-025-02196-7","ISSN":"1097-6256, 1546-1726","journalAbbreviation":"Nat Neurosci","language":"en","source":"DOI.org (Crossref)","title":"Investigating the methodological foundation of lesion network mapping","URL":"https://www.nature.com/articles/s41593-025-02196-7","author":[{"family":"Van Den Heuvel","given":"Martijn P."},{"family":"Libedinsky","given":"Ilan"},{"family":"Quiroz Monnens","given":"Sebastian"},{"family":"Repple","given":"Jonathan"},{"family":"Sommer","given":"Iris"},{"family":"Cocchi","given":"Luca"}],"accessed":{"date-parts":[["2026",2,2]]},"issued":{"date-parts":[["2026",1,15]]}}}],"schema":"https://github.com/citation-style-language/schema/raw/master/csl-citation.json"} </w:instrText>
      </w:r>
      <w:r w:rsidR="00BB7552">
        <w:fldChar w:fldCharType="separate"/>
      </w:r>
      <w:r w:rsidR="002324DC" w:rsidRPr="002324DC">
        <w:rPr>
          <w:rFonts w:cs="Times New Roman"/>
          <w:vertAlign w:val="superscript"/>
        </w:rPr>
        <w:t>20</w:t>
      </w:r>
      <w:r w:rsidR="00BB7552">
        <w:fldChar w:fldCharType="end"/>
      </w:r>
      <w:r w:rsidR="00D30DBC">
        <w:t xml:space="preserve"> </w:t>
      </w:r>
      <w:r w:rsidR="00BD629A">
        <w:t xml:space="preserve">showed that this dominant axis coincides with nodal degree of the normative connectome, and that degree is in turn </w:t>
      </w:r>
      <w:r w:rsidR="00BD629A">
        <w:lastRenderedPageBreak/>
        <w:t>anatomically concentrated in the anterior cingulate, insula, frontopolar cortex, thalamus and cerebellum, regardless of the initial lesion or the pathology under study. Voxel-wise analysis of our AN maps identified spatially distinct patterns across syndromes, with differences localized to medial temporal, medial prefrontal and precuneus regions in AD and greater cerebellar involvement in PSP. This analysis alone cannot establish whether such differences reflect syndrome-specific information or the hub-driven bias described above; the partial overlap between the regions involved and the known hub set makes it difficult to rule out a substantial contribution of this bias.</w:t>
      </w:r>
    </w:p>
    <w:p w14:paraId="122CC244" w14:textId="2418367B" w:rsidR="0001711A" w:rsidRDefault="00D30DBC" w:rsidP="005309C1">
      <w:pPr>
        <w:pStyle w:val="NormaleWeb"/>
      </w:pPr>
      <w:r>
        <w:rPr>
          <w:lang w:val="en-GB"/>
        </w:rPr>
        <w:t xml:space="preserve">Regarding the association with clinical variables, we reported </w:t>
      </w:r>
      <w:r w:rsidR="00C61D40" w:rsidRPr="00F01AF1">
        <w:rPr>
          <w:lang w:val="en-GB"/>
        </w:rPr>
        <w:t xml:space="preserve">that AN mapping-derived representations </w:t>
      </w:r>
      <w:r>
        <w:rPr>
          <w:lang w:val="en-GB"/>
        </w:rPr>
        <w:t xml:space="preserve">were related </w:t>
      </w:r>
      <w:r w:rsidR="00C61D40" w:rsidRPr="00F01AF1">
        <w:rPr>
          <w:lang w:val="en-GB"/>
        </w:rPr>
        <w:t>with global clinical and cognitive measures.</w:t>
      </w:r>
      <w:r w:rsidR="00C61D40" w:rsidRPr="00C61D40">
        <w:rPr>
          <w:lang w:val="en-GB"/>
        </w:rPr>
        <w:t xml:space="preserve"> </w:t>
      </w:r>
      <w:r>
        <w:rPr>
          <w:lang w:val="en-GB"/>
        </w:rPr>
        <w:t>S</w:t>
      </w:r>
      <w:r w:rsidR="00C61D40" w:rsidRPr="00C61D40">
        <w:rPr>
          <w:lang w:val="en-GB"/>
        </w:rPr>
        <w:t>tratified analyses revealed that these relationships were predominantly driven by the AD and CBS cohorts, with no significant associations observed in the PSP group</w:t>
      </w:r>
      <w:r>
        <w:rPr>
          <w:lang w:val="en-GB"/>
        </w:rPr>
        <w:t>, suggesting limited generalizability</w:t>
      </w:r>
      <w:r w:rsidR="00C61D40" w:rsidRPr="00C61D40">
        <w:rPr>
          <w:lang w:val="en-GB"/>
        </w:rPr>
        <w:t>.</w:t>
      </w:r>
      <w:r w:rsidR="00CA3D68">
        <w:rPr>
          <w:lang w:val="en-GB"/>
        </w:rPr>
        <w:t xml:space="preserve"> </w:t>
      </w:r>
      <w:r w:rsidR="006D77AD">
        <w:t>Effect sizes were generally weak-to-moderate and did not exceed those typically reported between direct measures of neural damage (e.g., atrophy) and clinical-cognitive</w:t>
      </w:r>
      <w:r w:rsidR="00B83A22">
        <w:t xml:space="preserve"> measures</w:t>
      </w:r>
      <w:r w:rsidR="00A6663A">
        <w:t>,</w:t>
      </w:r>
      <w:r w:rsidR="003144E7">
        <w:fldChar w:fldCharType="begin"/>
      </w:r>
      <w:r w:rsidR="002324DC">
        <w:instrText xml:space="preserve"> ADDIN ZOTERO_ITEM CSL_CITATION {"citationID":"cdPgRkx6","properties":{"unsorted":false,"formattedCitation":"\\super 44\\uc0\\u8211{}46\\nosupersub{}","plainCitation":"44–46","noteIndex":0},"citationItems":[{"id":549,"uris":["http://zotero.org/users/5757768/items/RNCCIGTP"],"itemData":{"id":549,"type":"article-journal","abstract":"Cognitive and behavioral deficits in Alzheimer’s disease (AD) and frontotemporal dementia (FTD) arise alongside gray matter atrophy and altered functional connectivity, yet the structure-function relationship across the dementia spectrum remains unclear. Here we combine structural and functional MRI from 221 patients—AD (n = 82), behavioral variant FTD (n = 41), corticobasal syndrome (n = 27), and nonfluent (n = 34) or semantic (n = 37) variant primary progressive aphasia—and 100 cognitively normal individuals. Partial least-squares regression reveals three structure–function components. Component 1 links cumulative atrophy to sensorimotor hypo-connectivity and hyper-connectivity in association cortical and subcortical brain regions. Components 2 and 3 tie focal, syndrome-specific atrophy to peri-lesional hypo-connectivity and distal hyper-connectivity. Structural and functional component scores explain 34% of the variance in global and domain-specific cognitive deficits on average. The functional connectivity changes reflect alterations of intrinsic activity gradients. Eigenmode analysis shows that atrophy relates to reduced gradient amplitudes and narrowed phase angles between gradients, offering a mechanistic account of network collapse in neurodegeneration.","container-title":"Nature Communications","DOI":"10.1038/s41467-025-65156-6","ISSN":"2041-1723","issue":"1","journalAbbreviation":"Nat Commun","language":"en","license":"2025 The Author(s)","page":"10273","publisher":"Nature Publishing Group","source":"www.nature.com","title":"Functional network collapse in neurodegenerative disease","volume":"16","author":[{"family":"Brown","given":"Jesse A."},{"family":"Lee","given":"Alex J."},{"family":"Fernhoff","given":"Kristen"},{"family":"Pistone","given":"Taylor"},{"family":"Pasquini","given":"Lorenzo"},{"family":"Wise","given":"Amy B."},{"family":"Staffaroni","given":"Adam M."},{"family":"Mandelli","given":"Maria Luisa"},{"family":"Lee","given":"Suzee E."},{"family":"Boxer","given":"Adam L."},{"family":"Rankin","given":"Katherine P."},{"family":"Rabinovici","given":"Gil D."},{"family":"Gorno Tempini","given":"Maria Luisa"},{"family":"Rosen","given":"Howard J."},{"family":"Kramer","given":"Joel H."},{"family":"Miller","given":"Bruce L."},{"family":"Seeley","given":"William W."}],"issued":{"date-parts":[["2025",11,21]]}}},{"id":541,"uris":["http://zotero.org/users/5757768/items/8GZE378A"],"itemData":{"id":541,"type":"article-journal","abstract":"The presence of atrophy on magnetic resonance imaging can support the diagnosis of the behavioral variant of frontotemporal dementia (bvFTD), but reproducible measurements are lacking.To assess the diagnostic and prognostic utility of 6 visual atrophy scales (VAS) and the Magnetic Resonance Parkinsonism Index (MRPI).In this diagnostic/prognostic study, data from 235 patients with bvFTD and 225 age- and magnetic resonance imaging–matched control individuals from 3 centers were collected from December 1, 1998, to September 30, 2019. One hundred twenty-one participants with bvFTD had high confidence of frontotemporal lobar degeneration (FTLD) (bvFTD-HC), and 19 had low confidence of FTLD (bvFTD-LC). Blinded clinicians applied 6 previously validated VAS, and the MRPI was calculated with a fully automated approach. Cortical thickness and subcortical volumes were also measured for comparison. Data were analyzed from February 1 to June 30, 2020.The main outcomes of this study were bvFTD-HC or a neuropathological diagnosis of 4-repeat (4R) tauopathy and the clinical deterioration rate (assessed by longitudinal measurements of Clinical Dementia Rating Sum of Boxes). Measures of cerebral atrophy included VAS scores, the bvFTD atrophy score (sum of VAS scores in orbitofrontal, anterior cingulate, anterior temporal, medial temporal lobe, and frontal insula regions), the MRPI, and other computerized quantifications of cortical and subcortical volumes. The areas under the receiver operating characteristic curve (AUROC) were calculated for the differentiation of participants with bvFTD-HC and bvFTD-LC and controls. Linear mixed models were used to evaluate the ability of atrophy measures to estimate longitudinal clinical deterioration.Of the 460 included participants, 296 (64.3%) were men, and the mean (SD) age was 62.6 (11.4) years. The accuracy of the bvFTD atrophy score for the differentiation of bvFTD-HC from controls (AUROC, 0.930; 95% CI, 0.903-0.957) and bvFTD-HC from bvFTD-LC (AUROC, 0.880; 95% CI, 0.787-0.972) was comparable to computerized measures (AUROC, 0.973 [95% CI, 0.954-0.993] and 0.898 [95% CI, 0.834-0.962], respectively). The MRPI was increased in patients with bvFTD and underlying 4R tauopathies compared with other FTLD subtypes (14.1 [2.0] vs 11.2 [2.6] points; P &amp;lt; .001). Higher bvFTD atrophy scores were associated with faster clinical deterioration in bvFTD (1.86-point change in Clinical Dementia Rating Sum of Boxes score per bvFTD atrophy score increase per year; 95% CI, 0.99-2.73; P &amp;lt; .001).Based on these study findings, in bvFTD, VAS increased the diagnostic certainty of underlying FTLD, and the MRPI showed potential for the detection of participants with underlying 4R tauopathies. These widely available measures of atrophy can also be useful to estimate longitudinal clinical deterioration.","container-title":"JAMA Network Open","DOI":"10.1001/jamanetworkopen.2021.1290","ISSN":"2574-3805","issue":"3","journalAbbreviation":"JAMA Netw Open","page":"e211290","source":"Silverchair","title":"Diagnostic Utility of Measuring Cerebral Atrophy in the Behavioral Variant of Frontotemporal Dementia and Association With Clinical Deterioration","volume":"4","author":[{"family":"Illán-Gala","given":"Ignacio"},{"family":"Falgàs","given":"Neus"},{"family":"Friedberg","given":"Adit"},{"family":"Castro-Suárez","given":"Sheila"},{"family":"Keret","given":"Ophir"},{"family":"Rogers","given":"Nicole"},{"family":"Oz","given":"Didem"},{"family":"Nigro","given":"Salvatore"},{"family":"Quattrone","given":"Andrea"},{"family":"Quattrone","given":"Aldo"},{"family":"Wolf","given":"Amy"},{"family":"Younes","given":"Kyan"},{"family":"Santos-Santos","given":"Miguel"},{"family":"Borrego-Écija","given":"Sergi"},{"family":"Cobigo","given":"Yann"},{"family":"Dols-Icardo","given":"Oriol"},{"family":"Lladó","given":"Albert"},{"family":"Sánchez-Valle","given":"Raquel"},{"family":"Clarimon","given":"Jordi"},{"family":"Blesa","given":"Rafael"},{"family":"Alcolea","given":"Daniel"},{"family":"Fortea","given":"Juan"},{"family":"Lleó","given":"Alberto"},{"family":"Grinberg","given":"Lea T."},{"family":"Spina","given":"Salvatore"},{"family":"Kramer","given":"Joel H."},{"family":"Rabinovici","given":"Gil D."},{"family":"Boxer","given":"Adam"},{"family":"Gorno Tempini","given":"Maria Luisa"},{"family":"Miller","given":"Bruce L."},{"family":"Seeley","given":"William W."},{"family":"Rosen","given":"Howard J."},{"family":"Perry","given":"David C."}],"issued":{"date-parts":[["2021",3,11]]}}},{"id":544,"uris":["http://zotero.org/users/5757768/items/CMUAQH44"],"itemData":{"id":544,"type":"article-journal","abstract":"Differentiating corticobasal degeneration presenting with corticobasal syndrome (CBD-CBS) from progressive supranuclear palsy with Richardson's syndrome (PSP-RS), particularly in early stages, is often challenging because the neurodegenerative conditions closely overlap in terms of clinical presentation and pathology. Although volumetry using brain magnetic resonance imaging (MRI) has been studied in patients with CBS and PSP-RS, studies assessing the progression of brain atrophy are limited. Therefore, we aimed to reveal the difference in the temporal progression patterns of brain atrophy between patients with CBS and those with PSP-RS purely based on cross-sectional data using Subtype and Stage Inference (SuStaIn)-a novel, unsupervised machine learning technique that integrates clustering and disease progression modeling. We applied SuStaIn to the cross-sectional regional brain volumes of 25 patients with CBS, 39 patients with typical PSP-RS, and 50 healthy controls to estimate the two disease subtypes and trajectories of CBS and PSP-RS, which have distinct atrophy patterns. The progression model and classification accuracy of CBS and PSP-RS were compared with those of previous studies to evaluate the performance of SuStaIn. SuStaIn identified distinct temporal progression patterns of brain atrophy for CBS and PSP-RS, which were largely consistent with previous evidence, with high reproducibility (99.7%) under cross-validation. We classified these diseases with high accuracy (0.875) and sensitivity (0.680 and 1.000, respectively) based on cross-sectional structural brain MRI data; the accuracy was higher than that reported in previous studies. Moreover, SuStaIn stage correctly reflected disease severity without the label of disease stage, such as disease duration. Furthermore, SuStaIn also showed the genialized performance of differentiation and reflection for CBS and PSP-RS. Thus, SuStaIn has potential for improving our understanding of disease mechanisms, accurately stratifying patients, and providing prognoses for patients with CBS and PSP-RS.","container-title":"Frontiers in Neurology","DOI":"10.3389/fneur.2022.814768","ISSN":"1664-2295","journalAbbreviation":"Front Neurol","language":"eng","page":"814768","PMID":"35280291","PMCID":"PMC8914081","source":"PubMed","title":"Temporal Progression Patterns of Brain Atrophy in Corticobasal Syndrome and Progressive Supranuclear Palsy Revealed by Subtype and Stage Inference (SuStaIn)","volume":"13","author":[{"family":"Saito","given":"Yuya"},{"family":"Kamagata","given":"Koji"},{"family":"Wijeratne","given":"Peter A."},{"family":"Andica","given":"Christina"},{"family":"Uchida","given":"Wataru"},{"family":"Takabayashi","given":"Kaito"},{"family":"Fujita","given":"Shohei"},{"family":"Akashi","given":"Toshiaki"},{"family":"Wada","given":"Akihiko"},{"family":"Shimoji","given":"Keigo"},{"family":"Hori","given":"Masaaki"},{"family":"Masutani","given":"Yoshitaka"},{"family":"Alexander","given":"Daniel C."},{"family":"Aoki","given":"Shigeki"}],"issued":{"date-parts":[["2022"]]}}}],"schema":"https://github.com/citation-style-language/schema/raw/master/csl-citation.json"} </w:instrText>
      </w:r>
      <w:r w:rsidR="003144E7">
        <w:fldChar w:fldCharType="separate"/>
      </w:r>
      <w:r w:rsidR="002324DC" w:rsidRPr="002324DC">
        <w:rPr>
          <w:rFonts w:cs="Times New Roman"/>
          <w:vertAlign w:val="superscript"/>
        </w:rPr>
        <w:t>44–46</w:t>
      </w:r>
      <w:r w:rsidR="003144E7">
        <w:fldChar w:fldCharType="end"/>
      </w:r>
      <w:r w:rsidR="006D77AD">
        <w:t xml:space="preserve"> </w:t>
      </w:r>
      <w:r w:rsidR="00B83A22">
        <w:rPr>
          <w:lang w:val="en-US"/>
        </w:rPr>
        <w:t xml:space="preserve">suggesting </w:t>
      </w:r>
      <w:r w:rsidR="002D7AE8" w:rsidRPr="002D7AE8">
        <w:rPr>
          <w:lang w:val="en-US"/>
        </w:rPr>
        <w:t>that the added methodological complexity of indirect functional projection may not provide substantial incremental clinical utility over conventional structural imaging</w:t>
      </w:r>
      <w:r w:rsidR="00722097" w:rsidRPr="00722097">
        <w:t xml:space="preserve">. </w:t>
      </w:r>
      <w:r w:rsidR="00BD1B43">
        <w:t xml:space="preserve">Notably, the voxel-wise maps underlying these clinical associations </w:t>
      </w:r>
      <w:r w:rsidR="0001711A" w:rsidRPr="0001711A">
        <w:t>most</w:t>
      </w:r>
      <w:r w:rsidR="00FE4078">
        <w:t>ly</w:t>
      </w:r>
      <w:r w:rsidR="0001711A" w:rsidRPr="0001711A">
        <w:t xml:space="preserve"> converged on regions already implicated in the topological bias described above (ventromedial prefrontal cortex/anterior cingulate, thalamus, cerebellum); the fronto-parietal and temporo-parietal distribution of the AD-CDR association is a partial exception, though it also involves regions such as posterior cingulate/precuneus</w:t>
      </w:r>
      <w:r w:rsidR="00110B50">
        <w:t xml:space="preserve"> </w:t>
      </w:r>
      <w:r w:rsidR="0001711A" w:rsidRPr="0001711A">
        <w:t>recognized as connectome hubs in their own right.</w:t>
      </w:r>
      <w:r w:rsidR="00852730">
        <w:fldChar w:fldCharType="begin"/>
      </w:r>
      <w:r w:rsidR="002324DC">
        <w:instrText xml:space="preserve"> ADDIN ZOTERO_ITEM CSL_CITATION {"citationID":"WJP80N39","properties":{"unsorted":false,"formattedCitation":"\\super 47\\nosupersub{}","plainCitation":"47","noteIndex":0},"citationItems":[{"id":536,"uris":["http://zotero.org/users/5757768/items/2G9SNX8Z"],"itemData":{"id":536,"type":"article-journal","abstract":"Brain networks appear to have few and well localized regions with high functional connectivity density (hubs) for fast integration of neural processing, and their dysfunction could contribute to neuropsychiatric diseases. However the variability in the distribution of these brain hubs is unknown due in part to the overwhelming computational demands associated to their localization. Recently we developed a fast algorithm to map the local functional connectivity density (lFCD). Here we extend our method to map the global density (gFDC) taking advantage of parallel computing. We mapped the gFCD in the brain of 1031 subjects from the 1000 Functional Connectomes project and show that the strongest hubs are located in regions of the default mode network (DMN) and in sensory cortices, whereas subcortical regions exhibited the weakest hubs. The strongest hubs were consistently located in ventral precuneus/cingulate gyrus (previously identified by other analytical methods including lFCD) and in primary visual cortex (BA 17/18), which highlights their centrality to resting connectivity networks. In contrast and after rescaling, hubs in prefrontal regions had lower gFCD than lFCD, which suggests that their local functional connectivity (as opposed to long-range connectivity) prevails in the resting state. The power scaling of the probability distribution of gFCD hubs (as for lFCD) was consistent across research centers further corroborating the “scale-free” topology of brain networks. Within and between-subject variability for gFCD were twice than that for lFCD (20% vs. 12% and 84% vs. 34%, respectively) suggesting that gFCD is more sensitive to individual differences in functional connectivity.","container-title":"NeuroImage","DOI":"10.1016/j.neuroimage.2011.05.024","ISSN":"1053-8119","issue":"3","journalAbbreviation":"Neuroimage","page":"908-917","PMID":"21609769","PMCID":"PMC3129362","source":"PubMed Central","title":"Functional connectivity hubs in the human brain","volume":"57","author":[{"family":"Tomasi","given":"Dardo"},{"family":"Volkow","given":"Nora D."}],"issued":{"date-parts":[["2011",8,1]]}}}],"schema":"https://github.com/citation-style-language/schema/raw/master/csl-citation.json"} </w:instrText>
      </w:r>
      <w:r w:rsidR="00852730">
        <w:fldChar w:fldCharType="separate"/>
      </w:r>
      <w:r w:rsidR="002324DC" w:rsidRPr="002324DC">
        <w:rPr>
          <w:rFonts w:cs="Times New Roman"/>
          <w:vertAlign w:val="superscript"/>
        </w:rPr>
        <w:t>47</w:t>
      </w:r>
      <w:r w:rsidR="00852730">
        <w:fldChar w:fldCharType="end"/>
      </w:r>
    </w:p>
    <w:p w14:paraId="5BDB9EBB" w14:textId="4562C2C5" w:rsidR="00722097" w:rsidRDefault="00E10A81" w:rsidP="005309C1">
      <w:pPr>
        <w:pStyle w:val="NormaleWeb"/>
      </w:pPr>
      <w:r>
        <w:t>I</w:t>
      </w:r>
      <w:r w:rsidR="00F570B7">
        <w:t>n the most stable</w:t>
      </w:r>
      <w:r w:rsidR="007C21AB">
        <w:t xml:space="preserve"> ML-based</w:t>
      </w:r>
      <w:r w:rsidR="00F570B7">
        <w:t xml:space="preserve"> comparison (AD versus PSP), the models achieved a maximum accuracy of 67.6% and a sensitivity (recall) of 67.0%. The differentiation between PSP </w:t>
      </w:r>
      <w:r w:rsidR="00B410BC">
        <w:t xml:space="preserve">and CBS yielded a sensitivity of 62.8% using atlas-based features, whereas the discrimination between AD and CBS did not reach statistical significance (maximum sensitivity of </w:t>
      </w:r>
      <w:r w:rsidR="00F570B7">
        <w:t xml:space="preserve">63.1%, </w:t>
      </w:r>
      <w:r w:rsidR="00AF7D0A">
        <w:rPr>
          <w:i/>
          <w:iCs/>
        </w:rPr>
        <w:t>P</w:t>
      </w:r>
      <w:r w:rsidR="00D9477D">
        <w:rPr>
          <w:i/>
          <w:iCs/>
        </w:rPr>
        <w:t xml:space="preserve"> </w:t>
      </w:r>
      <w:r w:rsidR="00F570B7">
        <w:t>=</w:t>
      </w:r>
      <w:r w:rsidR="00D9477D">
        <w:t xml:space="preserve"> </w:t>
      </w:r>
      <w:r w:rsidR="00F570B7">
        <w:t xml:space="preserve">0.252). </w:t>
      </w:r>
      <w:r w:rsidR="00CA54C6" w:rsidRPr="00CA54C6">
        <w:t xml:space="preserve">Reading these results through the lens of LNM, we could interpret these findings as evidence of a convergence in disconnection patterns across PSP, CBS and AD. In other words, despite differences in </w:t>
      </w:r>
      <w:r w:rsidR="00610CDE">
        <w:t>the distribution of atrophy, these disorders appear to converge on</w:t>
      </w:r>
      <w:r w:rsidR="00CA54C6" w:rsidRPr="00CA54C6">
        <w:t xml:space="preserve"> a similar pattern from the perspective of functional epicenters. However, this interpretation contrasts with the seminal work by Seeley</w:t>
      </w:r>
      <w:r w:rsidR="00D66E71">
        <w:t xml:space="preserve"> et al.</w:t>
      </w:r>
      <w:r w:rsidR="00CA54C6" w:rsidRPr="00CA54C6">
        <w:t>,</w:t>
      </w:r>
      <w:r w:rsidR="004C1891">
        <w:fldChar w:fldCharType="begin"/>
      </w:r>
      <w:r w:rsidR="002324DC">
        <w:instrText xml:space="preserve"> ADDIN ZOTERO_ITEM CSL_CITATION {"citationID":"Juv11hfg","properties":{"unsorted":false,"formattedCitation":"\\super 48\\nosupersub{}","plainCitation":"48","noteIndex":0},"citationItems":[{"id":524,"uris":["http://zotero.org/users/5757768/items/5KT66YEI"],"itemData":{"id":524,"type":"article-journal","abstract":"During development, the healthy human brain constructs a host of large-scale, distributed, function-critical neural networks. Neurodegenerative diseases have been thought to target these systems, but this hypothesis has not been systematically tested in living humans. We used network-sensitive neuroimaging methods to show that five different neurodegenerative syndromes cause circumscribed atrophy within five distinct, healthy, human intrinsic functional connectivity networks. We further discovered a direct link between intrinsic connectivity and gray matter structure. Across healthy individuals, nodes within each functional network exhibited tightly correlated gray matter volumes. The findings suggest that human neural networks can be defined by synchronous baseline activity, a unified corticotrophic fate, and selective vulnerability to neurodegenerative illness. Future studies may clarify how these complex systems are assembled during development and undermined by disease.","container-title":"Neuron","DOI":"10.1016/j.neuron.2009.03.024","ISSN":"0896-6273","issue":"1","journalAbbreviation":"Neuron","page":"42-52","source":"ScienceDirect","title":"Neurodegenerative Diseases Target Large-Scale Human Brain Networks","volume":"62","author":[{"family":"Seeley","given":"William W."},{"family":"Crawford","given":"Richard K."},{"family":"Zhou","given":"Juan"},{"family":"Miller","given":"Bruce L."},{"family":"Greicius","given":"Michael D."}],"issued":{"date-parts":[["2009",4,16]]}}}],"schema":"https://github.com/citation-style-language/schema/raw/master/csl-citation.json"} </w:instrText>
      </w:r>
      <w:r w:rsidR="004C1891">
        <w:fldChar w:fldCharType="separate"/>
      </w:r>
      <w:r w:rsidR="002324DC" w:rsidRPr="002324DC">
        <w:rPr>
          <w:rFonts w:cs="Times New Roman"/>
          <w:vertAlign w:val="superscript"/>
        </w:rPr>
        <w:t>48</w:t>
      </w:r>
      <w:r w:rsidR="004C1891">
        <w:fldChar w:fldCharType="end"/>
      </w:r>
      <w:r w:rsidR="00CA54C6" w:rsidRPr="00CA54C6">
        <w:t xml:space="preserve"> which instead emphasized a differentiation between network involvement and atrophy patterns.</w:t>
      </w:r>
      <w:r w:rsidR="00722097" w:rsidRPr="005128E2">
        <w:rPr>
          <w:lang w:val="en-US"/>
        </w:rPr>
        <w:t xml:space="preserve"> </w:t>
      </w:r>
      <w:r w:rsidR="00CA54C6" w:rsidRPr="00565240">
        <w:t>Further</w:t>
      </w:r>
      <w:r w:rsidR="00722097" w:rsidRPr="00565240">
        <w:t>, r</w:t>
      </w:r>
      <w:r w:rsidR="00F570B7" w:rsidRPr="00565240">
        <w:t>ecent meta-analytic evidence</w:t>
      </w:r>
      <w:r w:rsidR="00F3779F">
        <w:fldChar w:fldCharType="begin"/>
      </w:r>
      <w:r w:rsidR="002324DC">
        <w:instrText xml:space="preserve"> ADDIN ZOTERO_ITEM CSL_CITATION {"citationID":"jSalLEnu","properties":{"unsorted":false,"formattedCitation":"\\super 49\\nosupersub{}","plainCitation":"49","noteIndex":0},"citationItems":[{"id":"bMxbqzw1/4v5lQFAS","uris":["http://zotero.org/users/5757768/items/QVYNIRS6"],"itemData":{"id":504,"type":"article-journal","abstract":"Background and Objectives\nFrontotemporal lobar degeneration (FTLD) as the second most common dementia encompasses a range of syndromes and often shows overlapping symptoms with other subtypes or neurodegenerative diseases, which poses a significant clinical diagnostic challenge. Recent advancements in artificial intelligence (AI), specifically the application of machine learning (ML) algorithms to neuroimaging, have significantly progressed in addressing this challenge. This study aims to assess the diagnostic and predictive efficacy of neuroimaging feature-based AI algorithms for FTLD.\nMethods\nWe conducted a systematic review and meta-analysis following PRISMA guidelines. We searched Pubmed, Scopus, and Web of Science for English-language, peer-reviewed studies using the following three umbrella terms: artificial intelligence, frontotemporal lobar degeneration, and neuroimaging modality. Our survey focused on computer-aided diagnosis for FTLD, employing machine/deep learning with neuroimaging radiomic features.\nResults\nThe meta-analysis includes 75 articles with 20,601 subjects, including 8,051 FTLD patients. The results reveal that FTLD can be automatically classified against healthy controls (HC) with pooled sensitivity and specificity of 86% and 89%, respectively. Likewise, FTLD versus Alzheimer’s disease (AD) classification exhibits pooled sensitivity and specificity of 84% and 81%, while FTLD versus Parkinson’s disease (PD) demonstrates pooled sensitivity and specificity of 84% and 75%, respectively. Classification performance distinguishing FTLD from atypical Parkinsonian syndromes (APS) showed pooled sensitivity and specificity of 84% and 79%, respectively. Multiclass classification sensitivity ranges from 42% to 100%, with lower sensitivity occurring in higher class distinctions (e.g., 5-class and 11-class).\nDiscussion\nOur study demonstrates the effectiveness of utilizing neuroimaging features to distinguish FTLD from HC, AD, APS, and PD in binary classification. Utilizing deep learning with multimodal neuroimaging data to differentiate FTLD subtypes and perform multiclassification among FTLD and other neurodegenerative disease holds promise for expediting diagnosis. In sum, the meta-analysis supports translation of machine learning tools in combination with imaging to clinical routine paving the way to precision medicine.","container-title":"NeuroImage: Clinical","DOI":"10.1016/j.nicl.2025.103757","ISSN":"2213-1582","journalAbbreviation":"NeuroImage: Clinical","page":"103757","source":"ScienceDirect","title":"Boostering diagnosis of frontotemporal lobar degeneration with AI-driven neuroimaging – A systematic review and &lt;i&gt;meta&lt;/i&gt;-analysis","volume":"45","author":[{"family":"Wu","given":"Qiong"},{"family":"Kiakou","given":"Dimitra"},{"family":"Mueller","given":"Karsten"},{"family":"Köhler","given":"Wolfgang"},{"family":"Schroeter","given":"Matthias L."}],"issued":{"date-parts":[["2025",1,1]]}}}],"schema":"https://github.com/citation-style-language/schema/raw/master/csl-citation.json"} </w:instrText>
      </w:r>
      <w:r w:rsidR="00F3779F">
        <w:fldChar w:fldCharType="separate"/>
      </w:r>
      <w:r w:rsidR="002324DC" w:rsidRPr="002324DC">
        <w:rPr>
          <w:rFonts w:cs="Times New Roman"/>
          <w:vertAlign w:val="superscript"/>
        </w:rPr>
        <w:t>49</w:t>
      </w:r>
      <w:r w:rsidR="00F3779F">
        <w:fldChar w:fldCharType="end"/>
      </w:r>
      <w:r w:rsidR="00F570B7" w:rsidRPr="00565240">
        <w:rPr>
          <w:lang w:val="en-GB"/>
        </w:rPr>
        <w:t xml:space="preserve"> indicate</w:t>
      </w:r>
      <w:r w:rsidR="00D66E71">
        <w:rPr>
          <w:lang w:val="en-GB"/>
        </w:rPr>
        <w:t>s</w:t>
      </w:r>
      <w:r w:rsidR="00F570B7" w:rsidRPr="00565240">
        <w:rPr>
          <w:lang w:val="en-GB"/>
        </w:rPr>
        <w:t xml:space="preserve"> that differentiating </w:t>
      </w:r>
      <w:r w:rsidR="006A301F" w:rsidRPr="00565240">
        <w:rPr>
          <w:lang w:val="en-GB"/>
        </w:rPr>
        <w:t>AD</w:t>
      </w:r>
      <w:r w:rsidR="00F570B7" w:rsidRPr="00565240">
        <w:rPr>
          <w:lang w:val="en-GB"/>
        </w:rPr>
        <w:t xml:space="preserve"> from the FTLD spectrum</w:t>
      </w:r>
      <w:r w:rsidR="00722097" w:rsidRPr="00565240">
        <w:rPr>
          <w:lang w:val="en-GB"/>
        </w:rPr>
        <w:t xml:space="preserve">, </w:t>
      </w:r>
      <w:r w:rsidR="00F570B7" w:rsidRPr="00565240">
        <w:rPr>
          <w:lang w:val="en-GB"/>
        </w:rPr>
        <w:t xml:space="preserve">which clinically encompasses both </w:t>
      </w:r>
      <w:r w:rsidR="00F570B7" w:rsidRPr="00565240">
        <w:rPr>
          <w:lang w:val="en-GB"/>
        </w:rPr>
        <w:lastRenderedPageBreak/>
        <w:t>CBS and PSP</w:t>
      </w:r>
      <w:r w:rsidR="00722097" w:rsidRPr="00565240">
        <w:rPr>
          <w:lang w:val="en-GB"/>
        </w:rPr>
        <w:t xml:space="preserve">, </w:t>
      </w:r>
      <w:r w:rsidR="00F570B7" w:rsidRPr="00565240">
        <w:rPr>
          <w:lang w:val="en-GB"/>
        </w:rPr>
        <w:t xml:space="preserve">is feasible. </w:t>
      </w:r>
      <w:r w:rsidR="00722097" w:rsidRPr="00565240">
        <w:rPr>
          <w:lang w:val="en-US"/>
        </w:rPr>
        <w:t xml:space="preserve">For </w:t>
      </w:r>
      <w:r w:rsidR="00722097">
        <w:rPr>
          <w:lang w:val="en-US"/>
        </w:rPr>
        <w:t xml:space="preserve">instance, </w:t>
      </w:r>
      <w:r w:rsidR="00722097">
        <w:t>w</w:t>
      </w:r>
      <w:r w:rsidR="00F570B7">
        <w:t xml:space="preserve">hen </w:t>
      </w:r>
      <w:r w:rsidR="006A301F">
        <w:t>ML</w:t>
      </w:r>
      <w:r w:rsidR="00F570B7">
        <w:t xml:space="preserve"> algorithms are applied to </w:t>
      </w:r>
      <w:r w:rsidR="00722097">
        <w:t xml:space="preserve">patient direct </w:t>
      </w:r>
      <w:r w:rsidR="00F570B7">
        <w:t>rs-fMRI data, they achieve a pooled sensitivity of 81%</w:t>
      </w:r>
      <w:r w:rsidR="005C6B80">
        <w:t>.</w:t>
      </w:r>
      <w:r w:rsidR="005C6B80">
        <w:fldChar w:fldCharType="begin"/>
      </w:r>
      <w:r w:rsidR="002324DC">
        <w:instrText xml:space="preserve"> ADDIN ZOTERO_ITEM CSL_CITATION {"citationID":"wpKRUuU5","properties":{"unsorted":false,"formattedCitation":"\\super 49\\nosupersub{}","plainCitation":"49","noteIndex":0},"citationItems":[{"id":"bMxbqzw1/4v5lQFAS","uris":["http://zotero.org/users/5757768/items/QVYNIRS6"],"itemData":{"id":504,"type":"article-journal","abstract":"Background and Objectives\nFrontotemporal lobar degeneration (FTLD) as the second most common dementia encompasses a range of syndromes and often shows overlapping symptoms with other subtypes or neurodegenerative diseases, which poses a significant clinical diagnostic challenge. Recent advancements in artificial intelligence (AI), specifically the application of machine learning (ML) algorithms to neuroimaging, have significantly progressed in addressing this challenge. This study aims to assess the diagnostic and predictive efficacy of neuroimaging feature-based AI algorithms for FTLD.\nMethods\nWe conducted a systematic review and meta-analysis following PRISMA guidelines. We searched Pubmed, Scopus, and Web of Science for English-language, peer-reviewed studies using the following three umbrella terms: artificial intelligence, frontotemporal lobar degeneration, and neuroimaging modality. Our survey focused on computer-aided diagnosis for FTLD, employing machine/deep learning with neuroimaging radiomic features.\nResults\nThe meta-analysis includes 75 articles with 20,601 subjects, including 8,051 FTLD patients. The results reveal that FTLD can be automatically classified against healthy controls (HC) with pooled sensitivity and specificity of 86% and 89%, respectively. Likewise, FTLD versus Alzheimer’s disease (AD) classification exhibits pooled sensitivity and specificity of 84% and 81%, while FTLD versus Parkinson’s disease (PD) demonstrates pooled sensitivity and specificity of 84% and 75%, respectively. Classification performance distinguishing FTLD from atypical Parkinsonian syndromes (APS) showed pooled sensitivity and specificity of 84% and 79%, respectively. Multiclass classification sensitivity ranges from 42% to 100%, with lower sensitivity occurring in higher class distinctions (e.g., 5-class and 11-class).\nDiscussion\nOur study demonstrates the effectiveness of utilizing neuroimaging features to distinguish FTLD from HC, AD, APS, and PD in binary classification. Utilizing deep learning with multimodal neuroimaging data to differentiate FTLD subtypes and perform multiclassification among FTLD and other neurodegenerative disease holds promise for expediting diagnosis. In sum, the meta-analysis supports translation of machine learning tools in combination with imaging to clinical routine paving the way to precision medicine.","container-title":"NeuroImage: Clinical","DOI":"10.1016/j.nicl.2025.103757","ISSN":"2213-1582","journalAbbreviation":"NeuroImage: Clinical","page":"103757","source":"ScienceDirect","title":"Boostering diagnosis of frontotemporal lobar degeneration with AI-driven neuroimaging – A systematic review and &lt;i&gt;meta&lt;/i&gt;-analysis","volume":"45","author":[{"family":"Wu","given":"Qiong"},{"family":"Kiakou","given":"Dimitra"},{"family":"Mueller","given":"Karsten"},{"family":"Köhler","given":"Wolfgang"},{"family":"Schroeter","given":"Matthias L."}],"issued":{"date-parts":[["2025",1,1]]}}}],"schema":"https://github.com/citation-style-language/schema/raw/master/csl-citation.json"} </w:instrText>
      </w:r>
      <w:r w:rsidR="005C6B80">
        <w:fldChar w:fldCharType="separate"/>
      </w:r>
      <w:r w:rsidR="002324DC" w:rsidRPr="002324DC">
        <w:rPr>
          <w:rFonts w:cs="Times New Roman"/>
          <w:vertAlign w:val="superscript"/>
        </w:rPr>
        <w:t>49</w:t>
      </w:r>
      <w:r w:rsidR="005C6B80">
        <w:fldChar w:fldCharType="end"/>
      </w:r>
      <w:r w:rsidR="00F570B7">
        <w:t xml:space="preserve"> </w:t>
      </w:r>
      <w:r w:rsidR="00722097">
        <w:t>T</w:t>
      </w:r>
      <w:r w:rsidR="00F570B7">
        <w:t xml:space="preserve">he </w:t>
      </w:r>
      <w:r w:rsidR="006A301F">
        <w:t>ML</w:t>
      </w:r>
      <w:r w:rsidR="00F570B7">
        <w:t xml:space="preserve"> algorithms employed in our study are methodologically comparable to those successfully utilized in the aforementioned literature. </w:t>
      </w:r>
      <w:r w:rsidR="00722097">
        <w:t>Thus</w:t>
      </w:r>
      <w:r w:rsidR="00F570B7">
        <w:t xml:space="preserve">, the limited performance observed in our study suggests that the challenge may lie in the data representation rather than the modeling approach itself. </w:t>
      </w:r>
      <w:r w:rsidR="00EC4BF9" w:rsidRPr="00747A13">
        <w:rPr>
          <w:lang w:val="en-GB"/>
        </w:rPr>
        <w:t>As recently hypothesized,</w:t>
      </w:r>
      <w:r w:rsidR="00B67A4F" w:rsidRPr="00747A13">
        <w:rPr>
          <w:lang w:val="en-GB"/>
        </w:rPr>
        <w:fldChar w:fldCharType="begin"/>
      </w:r>
      <w:r w:rsidR="002324DC">
        <w:rPr>
          <w:lang w:val="en-GB"/>
        </w:rPr>
        <w:instrText xml:space="preserve"> ADDIN ZOTERO_ITEM CSL_CITATION {"citationID":"Pq7OKJJ9","properties":{"unsorted":false,"formattedCitation":"\\super 21\\nosupersub{}","plainCitation":"21","noteIndex":0},"citationItems":[{"id":506,"uris":["http://zotero.org/users/5757768/items/YKVXDEX2"],"itemData":{"id":506,"type":"article-journal","abstract":"Lesion network mapping (LNM), or atrophy network mapping, has become a widely adopted tool for linking focal brain lesions or neurodegenerative brain clusters, respectively, to distributed functional networks associated with cognitive or clinical deficits. Recent insights, however, suggest that LNM primarily captures elementary topological properties of the normative connectome rather than disorder-specific circuits. Independent clinical evidence supports these methodological concerns, reflecting a deeper biological issue. LNM is inherently unable to capture the higher-order disconnection effects and non-linear connectivity changes that characterize the brain response to a broad range of neurological conditions. Brain injuries can induce widespread changes in distal regions not directly affected by the damage, as well as complex patterns of pathological hyperconnectivity and hypoconnectivity that evolve over time and whose functional significance remains uncertain. These phenomena represent a central challenge in clinical neuroscience. LNM is intrinsically limited in capturing these dynamics, with important implications for clinical translation and neuromodulation.","container-title":"Nature Neuroscience","DOI":"10.1038/s41593-026-02319-8","ISSN":"1546-1726","journalAbbreviation":"Nat Neurosci","language":"en","license":"2026 Springer Nature America, Inc.","page":"1-3","publisher":"Nature Publishing Group","source":"www.nature.com","title":"Considering biological limitations of lesion network mapping","author":[{"family":"Pini","given":"Lorenzo"},{"family":"Salvalaggio","given":"Alessandro"},{"family":"Corbetta","given":"Maurizio"}],"issued":{"date-parts":[["2026",5,20]]}}}],"schema":"https://github.com/citation-style-language/schema/raw/master/csl-citation.json"} </w:instrText>
      </w:r>
      <w:r w:rsidR="00B67A4F" w:rsidRPr="00747A13">
        <w:rPr>
          <w:lang w:val="en-GB"/>
        </w:rPr>
        <w:fldChar w:fldCharType="separate"/>
      </w:r>
      <w:r w:rsidR="002324DC" w:rsidRPr="002324DC">
        <w:rPr>
          <w:rFonts w:cs="Times New Roman"/>
          <w:vertAlign w:val="superscript"/>
        </w:rPr>
        <w:t>21</w:t>
      </w:r>
      <w:r w:rsidR="00B67A4F" w:rsidRPr="00747A13">
        <w:rPr>
          <w:lang w:val="en-GB"/>
        </w:rPr>
        <w:fldChar w:fldCharType="end"/>
      </w:r>
      <w:r w:rsidR="00EC4BF9" w:rsidRPr="00747A13">
        <w:rPr>
          <w:lang w:val="en-GB"/>
        </w:rPr>
        <w:t xml:space="preserve"> this mathematical transformation might collapse complex, multidimensional disease trajectories</w:t>
      </w:r>
      <w:r w:rsidR="00722097" w:rsidRPr="00747A13">
        <w:rPr>
          <w:lang w:val="en-GB"/>
        </w:rPr>
        <w:t xml:space="preserve">, </w:t>
      </w:r>
      <w:r w:rsidR="00EC4BF9" w:rsidRPr="00747A13">
        <w:rPr>
          <w:lang w:val="en-GB"/>
        </w:rPr>
        <w:t>such as high-order network reorganizations and non-linear dynamic shifts</w:t>
      </w:r>
      <w:r w:rsidR="009448E1" w:rsidRPr="00747A13">
        <w:rPr>
          <w:lang w:val="en-GB"/>
        </w:rPr>
        <w:t xml:space="preserve"> characterized by the coexistence of </w:t>
      </w:r>
      <w:r w:rsidR="00722097" w:rsidRPr="00747A13">
        <w:rPr>
          <w:lang w:val="en-GB"/>
        </w:rPr>
        <w:t xml:space="preserve">transdiagnostic </w:t>
      </w:r>
      <w:r w:rsidR="009448E1" w:rsidRPr="00747A13">
        <w:rPr>
          <w:lang w:val="en-GB"/>
        </w:rPr>
        <w:t>hyper- and hypoconnectivity</w:t>
      </w:r>
      <w:r w:rsidR="003610F2" w:rsidRPr="00747A13">
        <w:rPr>
          <w:lang w:val="en-GB"/>
        </w:rPr>
        <w:t>,</w:t>
      </w:r>
      <w:r w:rsidR="003610F2" w:rsidRPr="00747A13">
        <w:rPr>
          <w:lang w:val="en-GB"/>
        </w:rPr>
        <w:fldChar w:fldCharType="begin"/>
      </w:r>
      <w:r w:rsidR="002324DC">
        <w:rPr>
          <w:lang w:val="en-GB"/>
        </w:rPr>
        <w:instrText xml:space="preserve"> ADDIN ZOTERO_ITEM CSL_CITATION {"citationID":"GVk2MfxD","properties":{"unsorted":false,"formattedCitation":"\\super 50\\nosupersub{}","plainCitation":"50","noteIndex":0},"citationItems":[{"id":522,"uris":["http://zotero.org/users/5757768/items/99NA59K2"],"itemData":{"id":522,"type":"article-journal","abstract":"An abstract is unavailable.","container-title":"Neural Regeneration Research","DOI":"10.4103/NRR.NRR-D-25-00317","ISSN":"1673-5374","issue":"7","language":"en-US","page":"2928","source":"journals.lww.com","title":"Neural networks and econometric models: Advancing brain connectivity for Alzheimer’s drug development","title-short":"Neural networks and econometric models","volume":"21","author":[{"family":"Pini","given":"Lorenzo"},{"family":"Pigato","given":"Paolo"},{"family":"Menegaz","given":"Gloria"},{"family":"Boscolo Galazzo","given":"Ilaria"}],"issued":{"date-parts":[["2026",7]]}}}],"schema":"https://github.com/citation-style-language/schema/raw/master/csl-citation.json"} </w:instrText>
      </w:r>
      <w:r w:rsidR="003610F2" w:rsidRPr="00747A13">
        <w:rPr>
          <w:lang w:val="en-GB"/>
        </w:rPr>
        <w:fldChar w:fldCharType="separate"/>
      </w:r>
      <w:r w:rsidR="002324DC" w:rsidRPr="002324DC">
        <w:rPr>
          <w:rFonts w:cs="Times New Roman"/>
          <w:vertAlign w:val="superscript"/>
        </w:rPr>
        <w:t>50</w:t>
      </w:r>
      <w:r w:rsidR="003610F2" w:rsidRPr="00747A13">
        <w:rPr>
          <w:lang w:val="en-GB"/>
        </w:rPr>
        <w:fldChar w:fldCharType="end"/>
      </w:r>
      <w:r w:rsidR="003610F2" w:rsidRPr="00747A13">
        <w:rPr>
          <w:lang w:val="en-GB"/>
        </w:rPr>
        <w:t xml:space="preserve"> </w:t>
      </w:r>
      <w:r w:rsidR="00EC4BF9" w:rsidRPr="00747A13">
        <w:rPr>
          <w:lang w:val="en-GB"/>
        </w:rPr>
        <w:t xml:space="preserve">into a single static topological estimate. </w:t>
      </w:r>
      <w:r w:rsidR="009448E1" w:rsidRPr="00747A13">
        <w:rPr>
          <w:lang w:val="en-GB"/>
        </w:rPr>
        <w:t xml:space="preserve">By omitting these critical temporal and compensatory dynamics, the method </w:t>
      </w:r>
      <w:r w:rsidR="00722097" w:rsidRPr="00747A13">
        <w:rPr>
          <w:lang w:val="en-GB"/>
        </w:rPr>
        <w:t xml:space="preserve">could </w:t>
      </w:r>
      <w:r w:rsidR="009448E1" w:rsidRPr="00747A13">
        <w:rPr>
          <w:lang w:val="en-GB"/>
        </w:rPr>
        <w:t>fail to retain the unique spatial signatures required to positively identify a specific pathology, and the scarce sensitivity of our classifiers directly reflects this attenuation of patient-specific biological variance.</w:t>
      </w:r>
      <w:r w:rsidR="00722097" w:rsidRPr="00722097">
        <w:t xml:space="preserve"> </w:t>
      </w:r>
      <w:r w:rsidR="00722097">
        <w:t>F</w:t>
      </w:r>
      <w:r w:rsidR="00722097" w:rsidRPr="00EF78A7">
        <w:t xml:space="preserve">urther studies are required to disentangle the relative </w:t>
      </w:r>
      <w:r w:rsidR="0062183A">
        <w:t>contributions of topological limitations and</w:t>
      </w:r>
      <w:r w:rsidR="00722097">
        <w:t xml:space="preserve"> the true </w:t>
      </w:r>
      <w:r w:rsidR="00722097" w:rsidRPr="00EF78A7">
        <w:t>biological signal in normative network mapping</w:t>
      </w:r>
      <w:r w:rsidR="00722097">
        <w:t>.</w:t>
      </w:r>
    </w:p>
    <w:p w14:paraId="63DDE631" w14:textId="4FC3A0B3" w:rsidR="001A14CB" w:rsidRPr="00655540" w:rsidRDefault="0063736F" w:rsidP="001D5E39">
      <w:pPr>
        <w:pStyle w:val="Titolo4"/>
        <w:rPr>
          <w:rFonts w:eastAsiaTheme="minorHAnsi" w:cstheme="minorBidi"/>
          <w:iCs w:val="0"/>
          <w:sz w:val="32"/>
          <w:szCs w:val="32"/>
          <w:lang w:val="en-GB"/>
        </w:rPr>
      </w:pPr>
      <w:r w:rsidRPr="00655540">
        <w:rPr>
          <w:rFonts w:eastAsiaTheme="minorHAnsi" w:cstheme="minorBidi"/>
          <w:iCs w:val="0"/>
          <w:sz w:val="32"/>
          <w:szCs w:val="32"/>
          <w:lang w:val="en-GB"/>
        </w:rPr>
        <w:t>Limitations</w:t>
      </w:r>
    </w:p>
    <w:p w14:paraId="49D36A08" w14:textId="4D0266DC" w:rsidR="00C95A38" w:rsidRDefault="008E12FB" w:rsidP="00C95A38">
      <w:pPr>
        <w:pStyle w:val="NormaleWeb"/>
      </w:pPr>
      <w:r w:rsidRPr="00962E71">
        <w:t>Some</w:t>
      </w:r>
      <w:r w:rsidR="007D1F00" w:rsidRPr="00962E71">
        <w:t xml:space="preserve"> limitations should be considered. First, the clinical groups were not characterized </w:t>
      </w:r>
      <w:r w:rsidR="00CD08DD" w:rsidRPr="00CD08DD">
        <w:t>using uniform criteria</w:t>
      </w:r>
      <w:r w:rsidR="007D1F00" w:rsidRPr="00962E71">
        <w:t xml:space="preserve">. </w:t>
      </w:r>
      <w:r w:rsidR="00ED0AC6" w:rsidRPr="00ED0AC6">
        <w:t>However, we included a biologically defined AD cohort using concordant amyloid and tau biomarkers</w:t>
      </w:r>
      <w:r w:rsidR="0070223D">
        <w:t xml:space="preserve">, </w:t>
      </w:r>
      <w:r w:rsidR="003A7FC0">
        <w:t xml:space="preserve">while CBS and PSP cases were diagnosed based on </w:t>
      </w:r>
      <w:r w:rsidR="006B23EA">
        <w:t>expert consensus criteria</w:t>
      </w:r>
      <w:r w:rsidR="00B70B4E">
        <w:rPr>
          <w:b/>
          <w:bCs/>
        </w:rPr>
        <w:t xml:space="preserve"> </w:t>
      </w:r>
      <w:r w:rsidR="00E30C89" w:rsidRPr="00655ADE">
        <w:t>Second</w:t>
      </w:r>
      <w:r w:rsidR="007D1F00" w:rsidRPr="00655ADE">
        <w:t>, AN</w:t>
      </w:r>
      <w:r w:rsidR="008958B9" w:rsidRPr="00655ADE">
        <w:t xml:space="preserve"> maps</w:t>
      </w:r>
      <w:r w:rsidR="007D1F00" w:rsidRPr="00655ADE">
        <w:t xml:space="preserve"> w</w:t>
      </w:r>
      <w:r w:rsidR="008958B9" w:rsidRPr="00655ADE">
        <w:t>ere</w:t>
      </w:r>
      <w:r w:rsidR="007D1F00" w:rsidRPr="00655ADE">
        <w:t xml:space="preserve"> derived from a normative functional connectome based on </w:t>
      </w:r>
      <w:r w:rsidR="00655ADE" w:rsidRPr="00655ADE">
        <w:t>data from 173 healthy young adults in</w:t>
      </w:r>
      <w:r w:rsidR="007D1F00" w:rsidRPr="00655ADE">
        <w:t xml:space="preserve"> the HCP</w:t>
      </w:r>
      <w:r w:rsidR="00722097">
        <w:t xml:space="preserve">, while prior </w:t>
      </w:r>
      <w:r w:rsidR="007D1F00" w:rsidRPr="00655ADE">
        <w:t>AN</w:t>
      </w:r>
      <w:r w:rsidR="008958B9" w:rsidRPr="00655ADE">
        <w:t xml:space="preserve"> mapping </w:t>
      </w:r>
      <w:r w:rsidR="007D1F00" w:rsidRPr="00655ADE">
        <w:t xml:space="preserve">studies have relied on larger normative datasets, </w:t>
      </w:r>
      <w:r w:rsidR="00DE7447" w:rsidRPr="00655ADE">
        <w:t>including 1000 healthy individuals</w:t>
      </w:r>
      <w:r w:rsidR="00722097">
        <w:t>. However</w:t>
      </w:r>
      <w:r w:rsidR="00753E25">
        <w:t xml:space="preserve">, this sample </w:t>
      </w:r>
      <w:r w:rsidR="00747A13">
        <w:t>uses the 7T HCP dataset, thereby</w:t>
      </w:r>
      <w:r w:rsidR="00753E25">
        <w:t xml:space="preserve"> providing higher sensitivity and</w:t>
      </w:r>
      <w:r w:rsidR="00722097">
        <w:t xml:space="preserve"> spatial resolution for FC</w:t>
      </w:r>
      <w:r w:rsidR="00753E25">
        <w:t xml:space="preserve"> </w:t>
      </w:r>
      <w:r w:rsidR="00722097">
        <w:t>mapping</w:t>
      </w:r>
      <w:r w:rsidR="007D1F00" w:rsidRPr="001958AF">
        <w:t xml:space="preserve">. </w:t>
      </w:r>
      <w:r w:rsidR="007D1F00" w:rsidRPr="00735E31">
        <w:rPr>
          <w:highlight w:val="yellow"/>
        </w:rPr>
        <w:br/>
      </w:r>
      <w:r w:rsidR="00C95A38" w:rsidRPr="00C95A38">
        <w:t>Finally, the sample size remains modest for supervised classification, particularly for DL. We applied nested cross-validation, permutation testing and subject-level separation before augmentation to obtain conservative performance estimates; classification metrics nonetheless showed some fold-to-fold variability, which should be considered when generalizing these findings to larger, independent cohorts</w:t>
      </w:r>
      <w:r w:rsidR="00C95A38">
        <w:t>.</w:t>
      </w:r>
    </w:p>
    <w:p w14:paraId="75BF3471" w14:textId="3FA57702" w:rsidR="0063736F" w:rsidRPr="00C95A38" w:rsidRDefault="0063736F" w:rsidP="00C95A38">
      <w:pPr>
        <w:pStyle w:val="Titolo1"/>
      </w:pPr>
      <w:r w:rsidRPr="00C95A38">
        <w:lastRenderedPageBreak/>
        <w:t>Conclusions</w:t>
      </w:r>
    </w:p>
    <w:p w14:paraId="6CE6DEDB" w14:textId="158AEBEB" w:rsidR="00AE3A6C" w:rsidRPr="00AE3A6C" w:rsidRDefault="007C3E75" w:rsidP="00AE3A6C">
      <w:pPr>
        <w:pStyle w:val="NormaleWeb"/>
      </w:pPr>
      <w:r>
        <w:t>Taken</w:t>
      </w:r>
      <w:r w:rsidR="00553ADB">
        <w:t xml:space="preserve"> together, our findings suggest that AN mapping provides limited patient-level information in neurodegenerative disorders. Across multiple analytical approaches, clinical associations were modest and diagnostic discrimination remained limited, indicating that the current framework captures insufficient disease-specific information for reliable clinical stratification. Future studies should determine whether refined implementations or integration with complementary biomarkers can enhance the biological specificity and clinical relevance of this approach</w:t>
      </w:r>
      <w:r w:rsidR="0010714B">
        <w:t>.</w:t>
      </w:r>
    </w:p>
    <w:p w14:paraId="520D2321" w14:textId="77777777" w:rsidR="00AE33A2" w:rsidRPr="00546855" w:rsidRDefault="00AE33A2" w:rsidP="00205120">
      <w:pPr>
        <w:pStyle w:val="Titolo1"/>
      </w:pPr>
      <w:r w:rsidRPr="00546855">
        <w:t xml:space="preserve">Data availability </w:t>
      </w:r>
    </w:p>
    <w:p w14:paraId="6374D7CF" w14:textId="4653A404" w:rsidR="00F70439" w:rsidRPr="001367A6" w:rsidRDefault="000E594C" w:rsidP="00205120">
      <w:r>
        <w:t xml:space="preserve">ADNI data are available through the LONI Image and Data Archive (IDA) upon application and approval, subject to the ADNI Data Use Agreement. 4RTNI data are disseminated through the Laboratory of Neuro Imaging at the University of Southern California and are available subject to consortium-specific access procedures and data use policies. </w:t>
      </w:r>
      <w:r w:rsidR="00B63CE8">
        <w:t>The Human Connectome Project dataset used in this study is available through ConnectomeDB/BALSA, subject to the applicable HCP Open Access or Restricted Data Use Terms</w:t>
      </w:r>
      <w:r>
        <w:t>. Derived data and analysis code supporting the findings of this study are available from the corresponding author upon reasonable request.</w:t>
      </w:r>
    </w:p>
    <w:p w14:paraId="2FC3883D" w14:textId="04A94511" w:rsidR="00B934F6" w:rsidRPr="00B934F6" w:rsidRDefault="007354E5" w:rsidP="00643A58">
      <w:pPr>
        <w:pStyle w:val="Titolo1"/>
      </w:pPr>
      <w:r w:rsidRPr="00546855">
        <w:t>Acknowledgements</w:t>
      </w:r>
      <w:r w:rsidR="00F57480" w:rsidRPr="001367A6">
        <w:t xml:space="preserve"> </w:t>
      </w:r>
    </w:p>
    <w:p w14:paraId="568C684C" w14:textId="73A4C927" w:rsidR="00F8654C" w:rsidRPr="00F8654C" w:rsidRDefault="00F8654C" w:rsidP="00F8654C">
      <w:pPr>
        <w:rPr>
          <w:lang w:val="en-US"/>
        </w:rPr>
      </w:pPr>
      <w:r w:rsidRPr="00F8654C">
        <w:rPr>
          <w:lang w:val="en-US"/>
        </w:rPr>
        <w:t>Data collection and sharing for the Alzheimer's Disease Neuroimaging Initiative (ADNI) is funded by the National Institute on Aging (National Institutes of Health Grant U19AG024904). The grantee organization is the Northern California Institute for Research and Education. In the past, ADNI has also received funding from the National Institute of Biomedical Imaging and Bioengineering, the Canadian Institutes of Health Research</w:t>
      </w:r>
      <w:r w:rsidR="00987460">
        <w:rPr>
          <w:lang w:val="en-US"/>
        </w:rPr>
        <w:t xml:space="preserve"> and</w:t>
      </w:r>
      <w:r w:rsidRPr="00F8654C">
        <w:rPr>
          <w:lang w:val="en-US"/>
        </w:rPr>
        <w:t xml:space="preserve"> private sector contributions through the Foundation for the National Institutes of Health (FNIH) including generous contributions from the following: AbbVie, Alzheimer’s Association; Alzheimer’s Drug Discovery Foundation; Araclon Biotech; BioClinica, Inc.; Biogen; BristolMyers Squibb Company; CereSpir, Inc.; Cogstate; Eisai Inc.; Elan Pharmaceuticals, Inc.; Eli Lilly and Company; EuroImmun; F. Hoffmann-La Roche Ltd and its affiliated company Genentech, Inc.; </w:t>
      </w:r>
      <w:r w:rsidRPr="00F8654C">
        <w:rPr>
          <w:lang w:val="en-US"/>
        </w:rPr>
        <w:lastRenderedPageBreak/>
        <w:t>Fujirebio; GE Healthcare; IXICO Ltd.; Janssen Alzheimer Immunotherapy Research &amp; Development, LLC.; Johnson &amp; Johnson Pharmaceutical Research &amp; Development LLC.; Lumosity; Lundbeck; Merck &amp; Co., Inc.; Meso Scale Diagnostics, LLC.; NeuroRx Research; Neurotrack Technologies; Novartis Pharmaceuticals Corporation; Pfizer Inc.; Piramal Imaging; Servier; Takeda Pharmaceutical Company; and Transition Therapeutics.</w:t>
      </w:r>
    </w:p>
    <w:p w14:paraId="638A157B" w14:textId="01CE40F3" w:rsidR="00F8654C" w:rsidRDefault="00F8654C" w:rsidP="00F8654C">
      <w:pPr>
        <w:rPr>
          <w:lang w:val="en-US"/>
        </w:rPr>
      </w:pPr>
      <w:r w:rsidRPr="00F8654C">
        <w:rPr>
          <w:lang w:val="en-US"/>
        </w:rPr>
        <w:t xml:space="preserve">Data collection and sharing for this project was funded </w:t>
      </w:r>
      <w:r w:rsidR="00356556">
        <w:rPr>
          <w:lang w:val="en-US"/>
        </w:rPr>
        <w:t xml:space="preserve">in part </w:t>
      </w:r>
      <w:r w:rsidRPr="00F8654C">
        <w:rPr>
          <w:lang w:val="en-US"/>
        </w:rPr>
        <w:t>by the 4-Repeat Tauopathy Neuroimaging Initiative (4RTNI) (National Institutes of Health Grant R01 AG038791) and through generous contributions from the Tau Research Consortium. The study is coordinated through the University of California, San Francisco, Memory and Aging Center. 4RTNI data are disseminated by the Laboratory for Neuro Imaging at the University of Southern California.</w:t>
      </w:r>
    </w:p>
    <w:p w14:paraId="1AEB8327" w14:textId="789DE078" w:rsidR="002849B5" w:rsidRPr="00F8654C" w:rsidRDefault="002849B5" w:rsidP="00F8654C">
      <w:pPr>
        <w:rPr>
          <w:lang w:val="en-US"/>
        </w:rPr>
      </w:pPr>
      <w:r>
        <w:rPr>
          <w:lang w:val="en-US"/>
        </w:rPr>
        <w:t>D</w:t>
      </w:r>
      <w:r w:rsidRPr="002849B5">
        <w:rPr>
          <w:lang w:val="en-US"/>
        </w:rPr>
        <w:t>ata were provided in part by the Human Connectome Project, WU-Minn Consortium (Principal Investigators: David Van Essen and Kamil Ugurbil; 1U54MH091657) funded by the 16 NIH Institutes and Centers that support the NIH Blueprint for Neuroscience Research; and by the McDonnell Center for Systems Neuroscience at Washington University</w:t>
      </w:r>
      <w:r>
        <w:rPr>
          <w:lang w:val="en-US"/>
        </w:rPr>
        <w:t>.</w:t>
      </w:r>
    </w:p>
    <w:p w14:paraId="223EC444" w14:textId="3081C090" w:rsidR="007354E5" w:rsidRPr="00E773A9" w:rsidRDefault="007354E5" w:rsidP="00205120">
      <w:pPr>
        <w:pStyle w:val="Titolo1"/>
      </w:pPr>
      <w:r w:rsidRPr="00E773A9">
        <w:t>Funding</w:t>
      </w:r>
      <w:r w:rsidR="00F57480" w:rsidRPr="00E773A9">
        <w:t xml:space="preserve"> </w:t>
      </w:r>
    </w:p>
    <w:p w14:paraId="5CFC3540" w14:textId="40861A33" w:rsidR="000F445E" w:rsidRPr="004B5404" w:rsidRDefault="00891259" w:rsidP="004B5404">
      <w:pPr>
        <w:rPr>
          <w:lang w:val="it-IT"/>
        </w:rPr>
      </w:pPr>
      <w:r w:rsidRPr="00755813">
        <w:t xml:space="preserve">SS, </w:t>
      </w:r>
      <w:r w:rsidR="00903750" w:rsidRPr="00755813">
        <w:t xml:space="preserve">IBG, LB and GM </w:t>
      </w:r>
      <w:r w:rsidR="009D313E">
        <w:t>acknowledge support</w:t>
      </w:r>
      <w:r w:rsidR="00AB1DAC">
        <w:t xml:space="preserve"> by</w:t>
      </w:r>
      <w:r w:rsidR="00755813" w:rsidRPr="00755813">
        <w:t xml:space="preserve"> the Ministry of University and Research (MUR) (Call for Projects of Significant National Interest, PRIN 2022, project</w:t>
      </w:r>
      <w:r w:rsidR="00535F9A">
        <w:t xml:space="preserve"> </w:t>
      </w:r>
      <w:r w:rsidR="00755813" w:rsidRPr="00755813">
        <w:t>reference code 202292PHR2)</w:t>
      </w:r>
      <w:r w:rsidR="009D313E">
        <w:t xml:space="preserve"> and </w:t>
      </w:r>
      <w:r w:rsidR="00CD3AEC" w:rsidRPr="006959E2">
        <w:rPr>
          <w:lang w:val="en-US"/>
        </w:rPr>
        <w:t>by</w:t>
      </w:r>
      <w:r w:rsidR="0009710F" w:rsidRPr="006959E2">
        <w:rPr>
          <w:lang w:val="en-US"/>
        </w:rPr>
        <w:t xml:space="preserve"> Programma Regionale Veneto del Fondo Europeo di Sviluppo Regionale (PR Veneto FESR) 2021–2027 (INTELLI-MI, project reference code 24729_002214)</w:t>
      </w:r>
      <w:r w:rsidR="00D90CCC" w:rsidRPr="006959E2">
        <w:rPr>
          <w:lang w:val="en-US"/>
        </w:rPr>
        <w:t>.</w:t>
      </w:r>
      <w:r w:rsidR="00AB1DAC" w:rsidRPr="006959E2">
        <w:rPr>
          <w:lang w:val="en-US"/>
        </w:rPr>
        <w:t xml:space="preserve"> </w:t>
      </w:r>
      <w:r w:rsidR="00F62366">
        <w:t>LP was supported by Airalzh 2025</w:t>
      </w:r>
      <w:r w:rsidR="00A87AA7">
        <w:t xml:space="preserve">; </w:t>
      </w:r>
      <w:r w:rsidR="00A87AA7" w:rsidRPr="00A87AA7">
        <w:t>MC was supported by HORIZONERC- SyG (Grant No.101071900)</w:t>
      </w:r>
      <w:r w:rsidR="00E85795">
        <w:t xml:space="preserve"> and </w:t>
      </w:r>
      <w:r w:rsidR="00A87AA7" w:rsidRPr="00A87AA7">
        <w:t>HORIZON- INFRA- 2022 SERV (Grant No. 101147319) “EBRAINS 2.0: A Research Infrastructure to Advance Neuroscience and Brain Health”.</w:t>
      </w:r>
      <w:r w:rsidR="00833507">
        <w:t xml:space="preserve"> </w:t>
      </w:r>
      <w:r w:rsidR="00833507" w:rsidRPr="004B5404">
        <w:rPr>
          <w:lang w:val="it-IT"/>
        </w:rPr>
        <w:t xml:space="preserve">PA </w:t>
      </w:r>
      <w:r w:rsidR="004B5404">
        <w:rPr>
          <w:lang w:val="it-IT"/>
        </w:rPr>
        <w:t>wa</w:t>
      </w:r>
      <w:r w:rsidR="00833507" w:rsidRPr="004B5404">
        <w:rPr>
          <w:lang w:val="it-IT"/>
        </w:rPr>
        <w:t xml:space="preserve">s supported by </w:t>
      </w:r>
      <w:r w:rsidR="004B5404" w:rsidRPr="004B5404">
        <w:rPr>
          <w:lang w:val="it-IT"/>
        </w:rPr>
        <w:t>Fondazione Cassa di Risparmio di Padova e Rovigo (CARIPARO)—Ricerca Scientifica di Eccellenza 2023 (grant agreement number 68076; AWARENET project)</w:t>
      </w:r>
    </w:p>
    <w:p w14:paraId="08A7FC92" w14:textId="7CC51BF1" w:rsidR="00246232" w:rsidRPr="001367A6" w:rsidRDefault="00246232" w:rsidP="00205120">
      <w:pPr>
        <w:pStyle w:val="Titolo1"/>
      </w:pPr>
      <w:r w:rsidRPr="001367A6">
        <w:t>Co</w:t>
      </w:r>
      <w:r w:rsidR="0013193D" w:rsidRPr="001367A6">
        <w:t>mpeting interests</w:t>
      </w:r>
      <w:r w:rsidR="00F57480" w:rsidRPr="001367A6">
        <w:t xml:space="preserve"> </w:t>
      </w:r>
    </w:p>
    <w:p w14:paraId="2F91332C" w14:textId="16540DC0" w:rsidR="00246232" w:rsidRPr="001367A6" w:rsidRDefault="0013193D" w:rsidP="00205120">
      <w:r w:rsidRPr="001367A6">
        <w:t>The authors report no competing interests.</w:t>
      </w:r>
    </w:p>
    <w:p w14:paraId="577000D1" w14:textId="71630F4F" w:rsidR="000F445E" w:rsidRPr="001367A6" w:rsidRDefault="000F445E" w:rsidP="00205120">
      <w:pPr>
        <w:pStyle w:val="Titolo1"/>
      </w:pPr>
      <w:r w:rsidRPr="001367A6">
        <w:lastRenderedPageBreak/>
        <w:t>Supplementary material</w:t>
      </w:r>
      <w:r w:rsidR="00F57480" w:rsidRPr="001367A6">
        <w:t xml:space="preserve"> </w:t>
      </w:r>
    </w:p>
    <w:p w14:paraId="46844B8E" w14:textId="77777777" w:rsidR="001B34C7" w:rsidRPr="001B34C7" w:rsidRDefault="000F445E" w:rsidP="00205120">
      <w:r w:rsidRPr="001B34C7">
        <w:t>Supplementary material is available</w:t>
      </w:r>
      <w:r w:rsidR="00246232" w:rsidRPr="001B34C7">
        <w:t xml:space="preserve"> at </w:t>
      </w:r>
      <w:r w:rsidR="00246232" w:rsidRPr="001B34C7">
        <w:rPr>
          <w:i/>
        </w:rPr>
        <w:t>Brain</w:t>
      </w:r>
      <w:r w:rsidR="00246232" w:rsidRPr="001B34C7">
        <w:t xml:space="preserve"> online</w:t>
      </w:r>
      <w:r w:rsidRPr="001B34C7">
        <w:t xml:space="preserve">. </w:t>
      </w:r>
    </w:p>
    <w:p w14:paraId="65ED9ADE" w14:textId="7C011E2D" w:rsidR="007354E5" w:rsidRDefault="007354E5" w:rsidP="00205120">
      <w:pPr>
        <w:pStyle w:val="Titolo1"/>
      </w:pPr>
      <w:r w:rsidRPr="001367A6">
        <w:t>References</w:t>
      </w:r>
      <w:r w:rsidR="00F57480" w:rsidRPr="001367A6">
        <w:t xml:space="preserve"> </w:t>
      </w:r>
    </w:p>
    <w:p w14:paraId="17EC8142" w14:textId="77777777" w:rsidR="002324DC" w:rsidRPr="002324DC" w:rsidRDefault="00D772B0" w:rsidP="002324DC">
      <w:pPr>
        <w:pStyle w:val="Bibliografia"/>
      </w:pPr>
      <w:r>
        <w:fldChar w:fldCharType="begin"/>
      </w:r>
      <w:r w:rsidR="00BA09E2">
        <w:instrText xml:space="preserve"> ADDIN ZOTERO_BIBL {"uncited":[],"omitted":[],"custom":[]} CSL_BIBLIOGRAPHY </w:instrText>
      </w:r>
      <w:r>
        <w:fldChar w:fldCharType="separate"/>
      </w:r>
      <w:r w:rsidR="002324DC" w:rsidRPr="002324DC">
        <w:t>1.</w:t>
      </w:r>
      <w:r w:rsidR="002324DC" w:rsidRPr="002324DC">
        <w:tab/>
        <w:t xml:space="preserve">Boes AD, Prasad S, Liu H, et al. Network localization of neurological symptoms from focal brain lesions. </w:t>
      </w:r>
      <w:r w:rsidR="002324DC" w:rsidRPr="002324DC">
        <w:rPr>
          <w:i/>
          <w:iCs/>
        </w:rPr>
        <w:t>Brain</w:t>
      </w:r>
      <w:r w:rsidR="002324DC" w:rsidRPr="002324DC">
        <w:t>. 2015;138(10):3061-3075. doi:10.1093/brain/awv228</w:t>
      </w:r>
    </w:p>
    <w:p w14:paraId="67276C95" w14:textId="77777777" w:rsidR="002324DC" w:rsidRPr="002324DC" w:rsidRDefault="002324DC" w:rsidP="002324DC">
      <w:pPr>
        <w:pStyle w:val="Bibliografia"/>
      </w:pPr>
      <w:r w:rsidRPr="002324DC">
        <w:t>2.</w:t>
      </w:r>
      <w:r w:rsidRPr="002324DC">
        <w:tab/>
        <w:t xml:space="preserve">Darby RR, Laganiere S, Pascual-Leone A, Prasad S, Fox MD. Finding the imposter: brain connectivity of lesions causing delusional misidentifications. </w:t>
      </w:r>
      <w:r w:rsidRPr="002324DC">
        <w:rPr>
          <w:i/>
          <w:iCs/>
        </w:rPr>
        <w:t>Brain</w:t>
      </w:r>
      <w:r w:rsidRPr="002324DC">
        <w:t>. 2017;140(2):497-507. doi:10.1093/brain/aww288</w:t>
      </w:r>
    </w:p>
    <w:p w14:paraId="6E7D8564" w14:textId="77777777" w:rsidR="002324DC" w:rsidRPr="002324DC" w:rsidRDefault="002324DC" w:rsidP="002324DC">
      <w:pPr>
        <w:pStyle w:val="Bibliografia"/>
      </w:pPr>
      <w:r w:rsidRPr="002324DC">
        <w:t>3.</w:t>
      </w:r>
      <w:r w:rsidRPr="002324DC">
        <w:tab/>
        <w:t xml:space="preserve">Fox MD. Mapping Symptoms to Brain Networks with the Human Connectome. </w:t>
      </w:r>
      <w:r w:rsidRPr="002324DC">
        <w:rPr>
          <w:i/>
          <w:iCs/>
        </w:rPr>
        <w:t>N Engl J Med</w:t>
      </w:r>
      <w:r w:rsidRPr="002324DC">
        <w:t>. 2018;379(23):2237-2245. doi:10.1056/NEJMra1706158</w:t>
      </w:r>
    </w:p>
    <w:p w14:paraId="6073316E" w14:textId="77777777" w:rsidR="002324DC" w:rsidRPr="002324DC" w:rsidRDefault="002324DC" w:rsidP="002324DC">
      <w:pPr>
        <w:pStyle w:val="Bibliografia"/>
      </w:pPr>
      <w:r w:rsidRPr="002324DC">
        <w:t>4.</w:t>
      </w:r>
      <w:r w:rsidRPr="002324DC">
        <w:tab/>
        <w:t xml:space="preserve">Tetreault AM, Phan T, Orlando D, et al. Network localization of clinical, cognitive, and neuropsychiatric symptoms in Alzheimer’s disease. </w:t>
      </w:r>
      <w:r w:rsidRPr="002324DC">
        <w:rPr>
          <w:i/>
          <w:iCs/>
        </w:rPr>
        <w:t>Brain</w:t>
      </w:r>
      <w:r w:rsidRPr="002324DC">
        <w:t>. 2020;143(4):1249-1260. doi:10.1093/brain/awaa058</w:t>
      </w:r>
    </w:p>
    <w:p w14:paraId="3E3C3C93" w14:textId="77777777" w:rsidR="002324DC" w:rsidRPr="002324DC" w:rsidRDefault="002324DC" w:rsidP="002324DC">
      <w:pPr>
        <w:pStyle w:val="Bibliografia"/>
      </w:pPr>
      <w:r w:rsidRPr="002324DC">
        <w:t>5.</w:t>
      </w:r>
      <w:r w:rsidRPr="002324DC">
        <w:tab/>
        <w:t xml:space="preserve">Tetreault AM, Phan T, Petersen KJ, et al. Network Localization of Alien Limb in Patients with Corticobasal Syndrome. </w:t>
      </w:r>
      <w:r w:rsidRPr="002324DC">
        <w:rPr>
          <w:i/>
          <w:iCs/>
        </w:rPr>
        <w:t>Ann Neurol</w:t>
      </w:r>
      <w:r w:rsidRPr="002324DC">
        <w:t>. 2020;88(6):1118-1131. doi:10.1002/ana.25901</w:t>
      </w:r>
    </w:p>
    <w:p w14:paraId="27ECB7A8" w14:textId="77777777" w:rsidR="002324DC" w:rsidRPr="005E7296" w:rsidRDefault="002324DC" w:rsidP="002324DC">
      <w:pPr>
        <w:pStyle w:val="Bibliografia"/>
        <w:rPr>
          <w:lang w:val="it-IT"/>
        </w:rPr>
      </w:pPr>
      <w:r w:rsidRPr="002324DC">
        <w:t>6.</w:t>
      </w:r>
      <w:r w:rsidRPr="002324DC">
        <w:tab/>
        <w:t xml:space="preserve">Phan TX, Mullins WA, Tetreault AM, et al. Transdiagnostic Network Localization of Social, Language, and Motor Symptoms in Patients With Frontotemporal Lobar Degeneration. </w:t>
      </w:r>
      <w:r w:rsidRPr="005E7296">
        <w:rPr>
          <w:i/>
          <w:iCs/>
          <w:lang w:val="it-IT"/>
        </w:rPr>
        <w:t>Neurology</w:t>
      </w:r>
      <w:r w:rsidRPr="005E7296">
        <w:rPr>
          <w:lang w:val="it-IT"/>
        </w:rPr>
        <w:t>. 2024;103(12):e210108. doi:10.1212/WNL.0000000000210108</w:t>
      </w:r>
    </w:p>
    <w:p w14:paraId="3F4E8338" w14:textId="77777777" w:rsidR="002324DC" w:rsidRPr="002324DC" w:rsidRDefault="002324DC" w:rsidP="002324DC">
      <w:pPr>
        <w:pStyle w:val="Bibliografia"/>
      </w:pPr>
      <w:r w:rsidRPr="005E7296">
        <w:rPr>
          <w:lang w:val="it-IT"/>
        </w:rPr>
        <w:t>7.</w:t>
      </w:r>
      <w:r w:rsidRPr="005E7296">
        <w:rPr>
          <w:lang w:val="it-IT"/>
        </w:rPr>
        <w:tab/>
        <w:t xml:space="preserve">Chu M, Jiang D, Li D, et al. </w:t>
      </w:r>
      <w:r w:rsidRPr="002324DC">
        <w:t xml:space="preserve">Atrophy network mapping of clinical subtypes and main symptoms in frontotemporal dementia. </w:t>
      </w:r>
      <w:r w:rsidRPr="002324DC">
        <w:rPr>
          <w:i/>
          <w:iCs/>
        </w:rPr>
        <w:t>Brain</w:t>
      </w:r>
      <w:r w:rsidRPr="002324DC">
        <w:t>. 2024;147(9):3048-3058. doi:10.1093/brain/awae067</w:t>
      </w:r>
    </w:p>
    <w:p w14:paraId="420CD75B" w14:textId="77777777" w:rsidR="002324DC" w:rsidRPr="002324DC" w:rsidRDefault="002324DC" w:rsidP="002324DC">
      <w:pPr>
        <w:pStyle w:val="Bibliografia"/>
      </w:pPr>
      <w:r w:rsidRPr="002324DC">
        <w:t>8.</w:t>
      </w:r>
      <w:r w:rsidRPr="002324DC">
        <w:tab/>
        <w:t xml:space="preserve">Lee S, Palm ST, Drew WJ, et al. Atrophy Network Mapping of Anxiety in Cognitively Unimpaired Older Adults in Preclinical AD. </w:t>
      </w:r>
      <w:r w:rsidRPr="002324DC">
        <w:rPr>
          <w:i/>
          <w:iCs/>
        </w:rPr>
        <w:t>Alzheimers Dement</w:t>
      </w:r>
      <w:r w:rsidRPr="002324DC">
        <w:t>. 2024;20(S3):e091060. doi:10.1002/alz.091060</w:t>
      </w:r>
    </w:p>
    <w:p w14:paraId="01AE9A00" w14:textId="77777777" w:rsidR="002324DC" w:rsidRPr="002324DC" w:rsidRDefault="002324DC" w:rsidP="002324DC">
      <w:pPr>
        <w:pStyle w:val="Bibliografia"/>
      </w:pPr>
      <w:r w:rsidRPr="002324DC">
        <w:t>9.</w:t>
      </w:r>
      <w:r w:rsidRPr="002324DC">
        <w:tab/>
        <w:t xml:space="preserve">Luan Y, Rubinski A, Biel D, et al. Tau-network mapping of domain-specific cognitive impairment in Alzheimer’s disease. </w:t>
      </w:r>
      <w:r w:rsidRPr="002324DC">
        <w:rPr>
          <w:i/>
          <w:iCs/>
        </w:rPr>
        <w:t>NeuroImage Clin</w:t>
      </w:r>
      <w:r w:rsidRPr="002324DC">
        <w:t>. 2024;44:103699. doi:10.1016/j.nicl.2024.103699</w:t>
      </w:r>
    </w:p>
    <w:p w14:paraId="2256A09C" w14:textId="77777777" w:rsidR="002324DC" w:rsidRPr="002324DC" w:rsidRDefault="002324DC" w:rsidP="002324DC">
      <w:pPr>
        <w:pStyle w:val="Bibliografia"/>
      </w:pPr>
      <w:r w:rsidRPr="002324DC">
        <w:lastRenderedPageBreak/>
        <w:t>10.</w:t>
      </w:r>
      <w:r w:rsidRPr="002324DC">
        <w:tab/>
        <w:t xml:space="preserve">Joutsa J, Shih LC, Horn A, et al. Identifying therapeutic targets from spontaneous beneficial brain lesions. </w:t>
      </w:r>
      <w:r w:rsidRPr="002324DC">
        <w:rPr>
          <w:i/>
          <w:iCs/>
        </w:rPr>
        <w:t>Ann Neurol</w:t>
      </w:r>
      <w:r w:rsidRPr="002324DC">
        <w:t>. 2018;84(1):153-157. doi:10.1002/ana.25285</w:t>
      </w:r>
    </w:p>
    <w:p w14:paraId="705C3366" w14:textId="77777777" w:rsidR="002324DC" w:rsidRPr="002324DC" w:rsidRDefault="002324DC" w:rsidP="002324DC">
      <w:pPr>
        <w:pStyle w:val="Bibliografia"/>
      </w:pPr>
      <w:r w:rsidRPr="002324DC">
        <w:t>11.</w:t>
      </w:r>
      <w:r w:rsidRPr="002324DC">
        <w:tab/>
        <w:t xml:space="preserve">Pines AR, Frandsen SB, Drew W, et al. Mapping Lesions That Cause Psychosis to a Human Brain Circuit and Proposed Stimulation Target. </w:t>
      </w:r>
      <w:r w:rsidRPr="002324DC">
        <w:rPr>
          <w:i/>
          <w:iCs/>
        </w:rPr>
        <w:t>JAMA Psychiatry</w:t>
      </w:r>
      <w:r w:rsidRPr="002324DC">
        <w:t>. 2025;82(4):368-378. doi:10.1001/jamapsychiatry.2024.4534</w:t>
      </w:r>
    </w:p>
    <w:p w14:paraId="1C2CBFC6" w14:textId="77777777" w:rsidR="002324DC" w:rsidRPr="002324DC" w:rsidRDefault="002324DC" w:rsidP="002324DC">
      <w:pPr>
        <w:pStyle w:val="Bibliografia"/>
      </w:pPr>
      <w:r w:rsidRPr="002324DC">
        <w:t>12.</w:t>
      </w:r>
      <w:r w:rsidRPr="002324DC">
        <w:tab/>
        <w:t xml:space="preserve">Salvalaggio A, De Filippo De Grazia M, Zorzi M, Thiebaut De Schotten M, Corbetta M. Post-stroke deficit prediction from lesion and indirect structural and functional disconnection. </w:t>
      </w:r>
      <w:r w:rsidRPr="002324DC">
        <w:rPr>
          <w:i/>
          <w:iCs/>
        </w:rPr>
        <w:t>Brain</w:t>
      </w:r>
      <w:r w:rsidRPr="002324DC">
        <w:t>. 2020;143(7):2173-2188. doi:10.1093/brain/awaa156</w:t>
      </w:r>
    </w:p>
    <w:p w14:paraId="7BC5E22C" w14:textId="77777777" w:rsidR="002324DC" w:rsidRPr="002324DC" w:rsidRDefault="002324DC" w:rsidP="002324DC">
      <w:pPr>
        <w:pStyle w:val="Bibliografia"/>
      </w:pPr>
      <w:r w:rsidRPr="002324DC">
        <w:t>13.</w:t>
      </w:r>
      <w:r w:rsidRPr="002324DC">
        <w:tab/>
        <w:t xml:space="preserve">Pini L, Salvalaggio A, De Filippo De Grazia M, Zorzi M, Thiebaut De Schotten M, Corbetta M. A novel stroke lesion network mapping approach: improved accuracy yet still low deficit prediction. </w:t>
      </w:r>
      <w:r w:rsidRPr="002324DC">
        <w:rPr>
          <w:i/>
          <w:iCs/>
        </w:rPr>
        <w:t>Brain Commun</w:t>
      </w:r>
      <w:r w:rsidRPr="002324DC">
        <w:t>. 2021;3(4):fcab259. doi:10.1093/braincomms/fcab259</w:t>
      </w:r>
    </w:p>
    <w:p w14:paraId="7182AA9E" w14:textId="77777777" w:rsidR="002324DC" w:rsidRPr="002324DC" w:rsidRDefault="002324DC" w:rsidP="002324DC">
      <w:pPr>
        <w:pStyle w:val="Bibliografia"/>
      </w:pPr>
      <w:r w:rsidRPr="002324DC">
        <w:t>14.</w:t>
      </w:r>
      <w:r w:rsidRPr="002324DC">
        <w:tab/>
        <w:t xml:space="preserve">Borderies N, Duttagupta S, Tourdias T, Berthoz S, De Schotten MT, Sibon I. A comparison of clinical, lesion-based and connectome-based models of post-stroke depression: a prospective longitudinal study. </w:t>
      </w:r>
      <w:r w:rsidRPr="002324DC">
        <w:rPr>
          <w:i/>
          <w:iCs/>
        </w:rPr>
        <w:t>NeuroImage Clin</w:t>
      </w:r>
      <w:r w:rsidRPr="002324DC">
        <w:t>. 2025;48:103911. doi:10.1016/j.nicl.2025.103911</w:t>
      </w:r>
    </w:p>
    <w:p w14:paraId="3CD85A52" w14:textId="77777777" w:rsidR="002324DC" w:rsidRPr="002324DC" w:rsidRDefault="002324DC" w:rsidP="002324DC">
      <w:pPr>
        <w:pStyle w:val="Bibliografia"/>
      </w:pPr>
      <w:r w:rsidRPr="002324DC">
        <w:t>15.</w:t>
      </w:r>
      <w:r w:rsidRPr="002324DC">
        <w:tab/>
        <w:t xml:space="preserve">Ding J, Thye M, Edmondson-Stait AJ, Szaflarski JP, Mirman D. Metric comparison of connectome-based lesion-symptom mapping in post-stroke aphasia. </w:t>
      </w:r>
      <w:r w:rsidRPr="002324DC">
        <w:rPr>
          <w:i/>
          <w:iCs/>
        </w:rPr>
        <w:t>Brain Commun</w:t>
      </w:r>
      <w:r w:rsidRPr="002324DC">
        <w:t>. 2024;6(5):fcae313. doi:10.1093/braincomms/fcae313</w:t>
      </w:r>
    </w:p>
    <w:p w14:paraId="530DDD6B" w14:textId="77777777" w:rsidR="002324DC" w:rsidRPr="002324DC" w:rsidRDefault="002324DC" w:rsidP="002324DC">
      <w:pPr>
        <w:pStyle w:val="Bibliografia"/>
      </w:pPr>
      <w:r w:rsidRPr="002324DC">
        <w:t>16.</w:t>
      </w:r>
      <w:r w:rsidRPr="002324DC">
        <w:tab/>
        <w:t>Sperber C. Connectomic stroke lesion measures provide no benefit over basic spatial lesion features in the prognosis of global stroke outcome measures.</w:t>
      </w:r>
    </w:p>
    <w:p w14:paraId="55F445B6" w14:textId="77777777" w:rsidR="002324DC" w:rsidRPr="002324DC" w:rsidRDefault="002324DC" w:rsidP="002324DC">
      <w:pPr>
        <w:pStyle w:val="Bibliografia"/>
      </w:pPr>
      <w:r w:rsidRPr="002324DC">
        <w:t>17.</w:t>
      </w:r>
      <w:r w:rsidRPr="002324DC">
        <w:tab/>
        <w:t xml:space="preserve">Sperber C, Gallucci L, Arnold M, Umarova RM. The challenge of long-term stroke outcome prediction and how statistical correlates do not imply predictive value. </w:t>
      </w:r>
      <w:r w:rsidRPr="002324DC">
        <w:rPr>
          <w:i/>
          <w:iCs/>
        </w:rPr>
        <w:t>Brain Commun</w:t>
      </w:r>
      <w:r w:rsidRPr="002324DC">
        <w:t>. 2024;7(1):fcaf003. doi:10.1093/braincomms/fcaf003</w:t>
      </w:r>
    </w:p>
    <w:p w14:paraId="172329EA" w14:textId="77777777" w:rsidR="002324DC" w:rsidRPr="002324DC" w:rsidRDefault="002324DC" w:rsidP="002324DC">
      <w:pPr>
        <w:pStyle w:val="Bibliografia"/>
      </w:pPr>
      <w:r w:rsidRPr="002324DC">
        <w:t>18.</w:t>
      </w:r>
      <w:r w:rsidRPr="002324DC">
        <w:tab/>
        <w:t xml:space="preserve">Pini L, Lombardi G, Sansone G, et al. Indirect functional connectivity does not predict overall survival in glioblastoma. </w:t>
      </w:r>
      <w:r w:rsidRPr="002324DC">
        <w:rPr>
          <w:i/>
          <w:iCs/>
        </w:rPr>
        <w:t>Neurobiol Dis</w:t>
      </w:r>
      <w:r w:rsidRPr="002324DC">
        <w:t>. 2024;196:106521. doi:10.1016/j.nbd.2024.106521</w:t>
      </w:r>
    </w:p>
    <w:p w14:paraId="3B0BC4D5" w14:textId="77777777" w:rsidR="002324DC" w:rsidRPr="002324DC" w:rsidRDefault="002324DC" w:rsidP="002324DC">
      <w:pPr>
        <w:pStyle w:val="Bibliografia"/>
      </w:pPr>
      <w:r w:rsidRPr="002324DC">
        <w:t>19.</w:t>
      </w:r>
      <w:r w:rsidRPr="002324DC">
        <w:tab/>
        <w:t xml:space="preserve">Widge AS, Zhang F, Gosai A, et al. Patient-specific connectomic models correlate with, but do not reliably predict, outcomes in deep brain stimulation for obsessive-compulsive disorder. </w:t>
      </w:r>
      <w:r w:rsidRPr="002324DC">
        <w:rPr>
          <w:i/>
          <w:iCs/>
        </w:rPr>
        <w:t>Neuropsychopharmacology</w:t>
      </w:r>
      <w:r w:rsidRPr="002324DC">
        <w:t>. 2022;47(4):965-972. doi:10.1038/s41386-021-01199-9</w:t>
      </w:r>
    </w:p>
    <w:p w14:paraId="4D8AFC84" w14:textId="77777777" w:rsidR="002324DC" w:rsidRPr="002324DC" w:rsidRDefault="002324DC" w:rsidP="002324DC">
      <w:pPr>
        <w:pStyle w:val="Bibliografia"/>
      </w:pPr>
      <w:r w:rsidRPr="002324DC">
        <w:lastRenderedPageBreak/>
        <w:t>20.</w:t>
      </w:r>
      <w:r w:rsidRPr="002324DC">
        <w:tab/>
        <w:t xml:space="preserve">Van Den Heuvel MP, Libedinsky I, Quiroz Monnens S, Repple J, Sommer I, Cocchi L. Investigating the methodological foundation of lesion network mapping. </w:t>
      </w:r>
      <w:r w:rsidRPr="002324DC">
        <w:rPr>
          <w:i/>
          <w:iCs/>
        </w:rPr>
        <w:t>Nat Neurosci</w:t>
      </w:r>
      <w:r w:rsidRPr="002324DC">
        <w:t>. Published online January 15, 2026. doi:10.1038/s41593-025-02196-7</w:t>
      </w:r>
    </w:p>
    <w:p w14:paraId="68062553" w14:textId="77777777" w:rsidR="002324DC" w:rsidRPr="002324DC" w:rsidRDefault="002324DC" w:rsidP="002324DC">
      <w:pPr>
        <w:pStyle w:val="Bibliografia"/>
      </w:pPr>
      <w:r w:rsidRPr="002324DC">
        <w:t>21.</w:t>
      </w:r>
      <w:r w:rsidRPr="002324DC">
        <w:tab/>
        <w:t xml:space="preserve">Pini L, Salvalaggio A, Corbetta M. Considering biological limitations of lesion network mapping. </w:t>
      </w:r>
      <w:r w:rsidRPr="002324DC">
        <w:rPr>
          <w:i/>
          <w:iCs/>
        </w:rPr>
        <w:t>Nat Neurosci</w:t>
      </w:r>
      <w:r w:rsidRPr="002324DC">
        <w:t>. Published online May 20, 2026:1-3. doi:10.1038/s41593-026-02319-8</w:t>
      </w:r>
    </w:p>
    <w:p w14:paraId="4ED2C508" w14:textId="77777777" w:rsidR="002324DC" w:rsidRPr="002324DC" w:rsidRDefault="002324DC" w:rsidP="002324DC">
      <w:pPr>
        <w:pStyle w:val="Bibliografia"/>
      </w:pPr>
      <w:r w:rsidRPr="002324DC">
        <w:t>22.</w:t>
      </w:r>
      <w:r w:rsidRPr="002324DC">
        <w:tab/>
        <w:t xml:space="preserve">Jones DT, Knopman DS, Gunter JL, et al. Cascading network failure across the Alzheimer’s disease spectrum. </w:t>
      </w:r>
      <w:r w:rsidRPr="002324DC">
        <w:rPr>
          <w:i/>
          <w:iCs/>
        </w:rPr>
        <w:t>Brain</w:t>
      </w:r>
      <w:r w:rsidRPr="002324DC">
        <w:t>. 2016;139(2):547-562. doi:10.1093/brain/awv338</w:t>
      </w:r>
    </w:p>
    <w:p w14:paraId="06DDA29F" w14:textId="77777777" w:rsidR="002324DC" w:rsidRPr="002324DC" w:rsidRDefault="002324DC" w:rsidP="002324DC">
      <w:pPr>
        <w:pStyle w:val="Bibliografia"/>
      </w:pPr>
      <w:r w:rsidRPr="002324DC">
        <w:t>23.</w:t>
      </w:r>
      <w:r w:rsidRPr="002324DC">
        <w:tab/>
        <w:t xml:space="preserve">Constantinides VC, Paraskevas GP, Paraskevas PG, Stefanis L, Kapaki E. Corticobasal degeneration and corticobasal syndrome: A review. </w:t>
      </w:r>
      <w:r w:rsidRPr="002324DC">
        <w:rPr>
          <w:i/>
          <w:iCs/>
        </w:rPr>
        <w:t>Clin Park Relat Disord</w:t>
      </w:r>
      <w:r w:rsidRPr="002324DC">
        <w:t>. 2019;1:66-71. doi:10.1016/j.prdoa.2019.08.005</w:t>
      </w:r>
    </w:p>
    <w:p w14:paraId="7FB451A6" w14:textId="77777777" w:rsidR="002324DC" w:rsidRPr="002324DC" w:rsidRDefault="002324DC" w:rsidP="002324DC">
      <w:pPr>
        <w:pStyle w:val="Bibliografia"/>
      </w:pPr>
      <w:r w:rsidRPr="002324DC">
        <w:t>24.</w:t>
      </w:r>
      <w:r w:rsidRPr="002324DC">
        <w:tab/>
        <w:t xml:space="preserve">Garcia‐Cordero I, Anastassiadis C, Khoja A, et al. Evaluating the Effect of Alzheimer’s Disease‐Related Biomarker Change in Corticobasal Syndrome and Progressive Supranuclear Palsy. </w:t>
      </w:r>
      <w:r w:rsidRPr="002324DC">
        <w:rPr>
          <w:i/>
          <w:iCs/>
        </w:rPr>
        <w:t>Ann Neurol</w:t>
      </w:r>
      <w:r w:rsidRPr="002324DC">
        <w:t>. 2024;96(1):99-109. doi:10.1002/ana.26930</w:t>
      </w:r>
    </w:p>
    <w:p w14:paraId="43AD4DBB" w14:textId="77777777" w:rsidR="002324DC" w:rsidRPr="002324DC" w:rsidRDefault="002324DC" w:rsidP="002324DC">
      <w:pPr>
        <w:pStyle w:val="Bibliografia"/>
      </w:pPr>
      <w:r w:rsidRPr="002324DC">
        <w:t>25.</w:t>
      </w:r>
      <w:r w:rsidRPr="002324DC">
        <w:tab/>
        <w:t xml:space="preserve">Koga S, Josephs KA, Aiba I, Yoshida M, Dickson DW. Neuropathology and emerging biomarkers in corticobasal syndrome. </w:t>
      </w:r>
      <w:r w:rsidRPr="002324DC">
        <w:rPr>
          <w:i/>
          <w:iCs/>
        </w:rPr>
        <w:t>J Neurol Neurosurg Psychiatry</w:t>
      </w:r>
      <w:r w:rsidRPr="002324DC">
        <w:t>. 2022;93(9):919-929. doi:10.1136/jnnp-2021-328586</w:t>
      </w:r>
    </w:p>
    <w:p w14:paraId="6A8BE5A8" w14:textId="77777777" w:rsidR="002324DC" w:rsidRPr="002324DC" w:rsidRDefault="002324DC" w:rsidP="002324DC">
      <w:pPr>
        <w:pStyle w:val="Bibliografia"/>
      </w:pPr>
      <w:r w:rsidRPr="002324DC">
        <w:t>26.</w:t>
      </w:r>
      <w:r w:rsidRPr="002324DC">
        <w:tab/>
        <w:t xml:space="preserve">Landau SM, Mintun MA, Joshi AD, et al. Amyloid Deposition, Hypometabolism, and Longitudinal Cognitive Decline. </w:t>
      </w:r>
      <w:r w:rsidRPr="002324DC">
        <w:rPr>
          <w:i/>
          <w:iCs/>
        </w:rPr>
        <w:t>Ann Neurol</w:t>
      </w:r>
      <w:r w:rsidRPr="002324DC">
        <w:t>. 2012;72(4):578-586. doi:10.1002/ana.23650</w:t>
      </w:r>
    </w:p>
    <w:p w14:paraId="13F65F5C" w14:textId="77777777" w:rsidR="002324DC" w:rsidRPr="002324DC" w:rsidRDefault="002324DC" w:rsidP="002324DC">
      <w:pPr>
        <w:pStyle w:val="Bibliografia"/>
      </w:pPr>
      <w:r w:rsidRPr="002324DC">
        <w:t>27.</w:t>
      </w:r>
      <w:r w:rsidRPr="002324DC">
        <w:tab/>
        <w:t xml:space="preserve">Royse SK, Minhas DS, Lopresti BJ, et al. Validation of amyloid PET positivity thresholds in centiloids: a multisite PET study approach. </w:t>
      </w:r>
      <w:r w:rsidRPr="002324DC">
        <w:rPr>
          <w:i/>
          <w:iCs/>
        </w:rPr>
        <w:t>Alzheimers Res Ther</w:t>
      </w:r>
      <w:r w:rsidRPr="002324DC">
        <w:t>. 2021;13(1):99. doi:10.1186/s13195-021-00836-1</w:t>
      </w:r>
    </w:p>
    <w:p w14:paraId="6DB51387" w14:textId="77777777" w:rsidR="002324DC" w:rsidRPr="002324DC" w:rsidRDefault="002324DC" w:rsidP="002324DC">
      <w:pPr>
        <w:pStyle w:val="Bibliografia"/>
      </w:pPr>
      <w:r w:rsidRPr="002324DC">
        <w:t>28.</w:t>
      </w:r>
      <w:r w:rsidRPr="002324DC">
        <w:tab/>
        <w:t xml:space="preserve">Leuzy A, Mattsson‐Carlgren N, Cullen NC, et al. Robustness of CSF Aβ42/40 and Aβ42/P‐tau181 measured using fully automated immunoassays to detect AD‐related outcomes. </w:t>
      </w:r>
      <w:r w:rsidRPr="002324DC">
        <w:rPr>
          <w:i/>
          <w:iCs/>
        </w:rPr>
        <w:t>Alzheimers Dement</w:t>
      </w:r>
      <w:r w:rsidRPr="002324DC">
        <w:t>. 2023;19(7):2994-3004. doi:10.1002/alz.12897</w:t>
      </w:r>
    </w:p>
    <w:p w14:paraId="56BB0A58" w14:textId="77777777" w:rsidR="002324DC" w:rsidRPr="002324DC" w:rsidRDefault="002324DC" w:rsidP="002324DC">
      <w:pPr>
        <w:pStyle w:val="Bibliografia"/>
      </w:pPr>
      <w:r w:rsidRPr="002324DC">
        <w:t>29.</w:t>
      </w:r>
      <w:r w:rsidRPr="002324DC">
        <w:tab/>
        <w:t xml:space="preserve">Ossenkoppele R, Rabinovici GD, Smith R, et al. Discriminative Accuracy of [18F]flortaucipir Positron Emission Tomography for Alzheimer Disease vs Other Neurodegenerative Disorders. </w:t>
      </w:r>
      <w:r w:rsidRPr="002324DC">
        <w:rPr>
          <w:i/>
          <w:iCs/>
        </w:rPr>
        <w:t>JAMA</w:t>
      </w:r>
      <w:r w:rsidRPr="002324DC">
        <w:t>. 2018;320(11):1151-1162. doi:10.1001/jama.2018.12917</w:t>
      </w:r>
    </w:p>
    <w:p w14:paraId="6088A5D0" w14:textId="77777777" w:rsidR="002324DC" w:rsidRPr="002324DC" w:rsidRDefault="002324DC" w:rsidP="002324DC">
      <w:pPr>
        <w:pStyle w:val="Bibliografia"/>
      </w:pPr>
      <w:r w:rsidRPr="002324DC">
        <w:t>30.</w:t>
      </w:r>
      <w:r w:rsidRPr="002324DC">
        <w:tab/>
        <w:t xml:space="preserve">Blennow K, Shaw LM, Stomrud E, et al. Predicting clinical decline and conversion to Alzheimer’s disease or dementia using novel Elecsys Aβ(1–42), pTau and tTau CSF immunoassays. </w:t>
      </w:r>
      <w:r w:rsidRPr="002324DC">
        <w:rPr>
          <w:i/>
          <w:iCs/>
        </w:rPr>
        <w:t>Sci Rep</w:t>
      </w:r>
      <w:r w:rsidRPr="002324DC">
        <w:t>. 2019;9(1):19024. doi:10.1038/s41598-019-54204-z</w:t>
      </w:r>
    </w:p>
    <w:p w14:paraId="754E0037" w14:textId="77777777" w:rsidR="002324DC" w:rsidRPr="002324DC" w:rsidRDefault="002324DC" w:rsidP="002324DC">
      <w:pPr>
        <w:pStyle w:val="Bibliografia"/>
      </w:pPr>
      <w:r w:rsidRPr="002324DC">
        <w:lastRenderedPageBreak/>
        <w:t>31.</w:t>
      </w:r>
      <w:r w:rsidRPr="002324DC">
        <w:tab/>
        <w:t xml:space="preserve">Petersen RC, Aisen PS, Beckett LA, et al. Alzheimer’s Disease Neuroimaging Initiative (ADNI). </w:t>
      </w:r>
      <w:r w:rsidRPr="002324DC">
        <w:rPr>
          <w:i/>
          <w:iCs/>
        </w:rPr>
        <w:t>Neurology</w:t>
      </w:r>
      <w:r w:rsidRPr="002324DC">
        <w:t>. 2010;74(3):201-209. doi:10.1212/WNL.0b013e3181cb3e25</w:t>
      </w:r>
    </w:p>
    <w:p w14:paraId="4C6B2E26" w14:textId="77777777" w:rsidR="002324DC" w:rsidRPr="002324DC" w:rsidRDefault="002324DC" w:rsidP="002324DC">
      <w:pPr>
        <w:pStyle w:val="Bibliografia"/>
      </w:pPr>
      <w:r w:rsidRPr="002324DC">
        <w:t>32.</w:t>
      </w:r>
      <w:r w:rsidRPr="002324DC">
        <w:tab/>
        <w:t xml:space="preserve">Armstrong MJ, Litvan I, Lang AE, et al. Criteria for the diagnosis of corticobasal degeneration. </w:t>
      </w:r>
      <w:r w:rsidRPr="002324DC">
        <w:rPr>
          <w:i/>
          <w:iCs/>
        </w:rPr>
        <w:t>Neurology</w:t>
      </w:r>
      <w:r w:rsidRPr="002324DC">
        <w:t>. 2013;80(5):496-503. doi:10.1212/WNL.0b013e31827f0fd1</w:t>
      </w:r>
    </w:p>
    <w:p w14:paraId="46D63E7F" w14:textId="77777777" w:rsidR="002324DC" w:rsidRPr="002324DC" w:rsidRDefault="002324DC" w:rsidP="002324DC">
      <w:pPr>
        <w:pStyle w:val="Bibliografia"/>
      </w:pPr>
      <w:r w:rsidRPr="002324DC">
        <w:t>33.</w:t>
      </w:r>
      <w:r w:rsidRPr="002324DC">
        <w:tab/>
        <w:t xml:space="preserve">Höglinger GU, Respondek G, Stamelou M, et al. Clinical diagnosis of progressive supranuclear palsy: The movement disorder society criteria. </w:t>
      </w:r>
      <w:r w:rsidRPr="002324DC">
        <w:rPr>
          <w:i/>
          <w:iCs/>
        </w:rPr>
        <w:t>Mov Disord</w:t>
      </w:r>
      <w:r w:rsidRPr="002324DC">
        <w:t>. 2017;32(6):853-864. doi:10.1002/mds.26987</w:t>
      </w:r>
    </w:p>
    <w:p w14:paraId="24286E0C" w14:textId="77777777" w:rsidR="002324DC" w:rsidRPr="002324DC" w:rsidRDefault="002324DC" w:rsidP="002324DC">
      <w:pPr>
        <w:pStyle w:val="Bibliografia"/>
      </w:pPr>
      <w:r w:rsidRPr="002324DC">
        <w:t>34.</w:t>
      </w:r>
      <w:r w:rsidRPr="002324DC">
        <w:tab/>
        <w:t xml:space="preserve">Ashburner J, Friston KJ. Diffeomorphic registration using geodesic shooting and Gauss–Newton optimisation. </w:t>
      </w:r>
      <w:r w:rsidRPr="002324DC">
        <w:rPr>
          <w:i/>
          <w:iCs/>
        </w:rPr>
        <w:t>NeuroImage</w:t>
      </w:r>
      <w:r w:rsidRPr="002324DC">
        <w:t>. 2011;55(3):954-967. doi:10.1016/j.neuroimage.2010.12.049</w:t>
      </w:r>
    </w:p>
    <w:p w14:paraId="3E128904" w14:textId="77777777" w:rsidR="002324DC" w:rsidRPr="002324DC" w:rsidRDefault="002324DC" w:rsidP="002324DC">
      <w:pPr>
        <w:pStyle w:val="Bibliografia"/>
      </w:pPr>
      <w:r w:rsidRPr="002324DC">
        <w:t>35.</w:t>
      </w:r>
      <w:r w:rsidRPr="002324DC">
        <w:tab/>
        <w:t xml:space="preserve">Jack CR, Petersen RC, Xu YC, et al. Medial temporal atrophy on MRI in normal aging and very mild Alzheimer’s disease. </w:t>
      </w:r>
      <w:r w:rsidRPr="002324DC">
        <w:rPr>
          <w:i/>
          <w:iCs/>
        </w:rPr>
        <w:t>Neurology</w:t>
      </w:r>
      <w:r w:rsidRPr="002324DC">
        <w:t>. 1997;49(3):786-794. doi:10.1212/WNL.49.3.786</w:t>
      </w:r>
    </w:p>
    <w:p w14:paraId="681F434E" w14:textId="77777777" w:rsidR="002324DC" w:rsidRPr="002324DC" w:rsidRDefault="002324DC" w:rsidP="002324DC">
      <w:pPr>
        <w:pStyle w:val="Bibliografia"/>
      </w:pPr>
      <w:r w:rsidRPr="002324DC">
        <w:t>36.</w:t>
      </w:r>
      <w:r w:rsidRPr="002324DC">
        <w:tab/>
        <w:t xml:space="preserve">La Joie R, Perrotin A, Barré L, et al. Region-Specific Hierarchy between Atrophy, Hypometabolism, and β-Amyloid (Aβ) Load in Alzheimer’s Disease Dementia. </w:t>
      </w:r>
      <w:r w:rsidRPr="002324DC">
        <w:rPr>
          <w:i/>
          <w:iCs/>
        </w:rPr>
        <w:t>J Neurosci</w:t>
      </w:r>
      <w:r w:rsidRPr="002324DC">
        <w:t>. 2012;32(46):16265-16273. doi:10.1523/JNEUROSCI.2170-12.2012</w:t>
      </w:r>
    </w:p>
    <w:p w14:paraId="1265F3E9" w14:textId="77777777" w:rsidR="002324DC" w:rsidRPr="002324DC" w:rsidRDefault="002324DC" w:rsidP="002324DC">
      <w:pPr>
        <w:pStyle w:val="Bibliografia"/>
      </w:pPr>
      <w:r w:rsidRPr="002324DC">
        <w:t>37.</w:t>
      </w:r>
      <w:r w:rsidRPr="002324DC">
        <w:tab/>
        <w:t xml:space="preserve">Ossenkoppele R, Cohn‐Sheehy BI, La Joie R, et al. Atrophy patterns in early clinical stages across distinct phenotypes of Alzheimer’s disease. </w:t>
      </w:r>
      <w:r w:rsidRPr="002324DC">
        <w:rPr>
          <w:i/>
          <w:iCs/>
        </w:rPr>
        <w:t>Hum Brain Mapp</w:t>
      </w:r>
      <w:r w:rsidRPr="002324DC">
        <w:t>. 2015;36(11):4421-4437. doi:10.1002/hbm.22927</w:t>
      </w:r>
    </w:p>
    <w:p w14:paraId="6C4AECB0" w14:textId="77777777" w:rsidR="002324DC" w:rsidRPr="002324DC" w:rsidRDefault="002324DC" w:rsidP="002324DC">
      <w:pPr>
        <w:pStyle w:val="Bibliografia"/>
      </w:pPr>
      <w:r w:rsidRPr="002324DC">
        <w:t>38.</w:t>
      </w:r>
      <w:r w:rsidRPr="002324DC">
        <w:tab/>
        <w:t xml:space="preserve">Siddiqi S, Horn A, Schaper FLWVJ, et al. The methodological foundations of lesion network mapping remain sound. </w:t>
      </w:r>
      <w:r w:rsidRPr="002324DC">
        <w:rPr>
          <w:i/>
          <w:iCs/>
        </w:rPr>
        <w:t>bioRxiv</w:t>
      </w:r>
      <w:r w:rsidRPr="002324DC">
        <w:t>. Preprint posted online February 26, 2026:2026.02.24.707529. doi:10.64898/2026.02.24.707529</w:t>
      </w:r>
    </w:p>
    <w:p w14:paraId="1166FAE0" w14:textId="77777777" w:rsidR="002324DC" w:rsidRPr="002324DC" w:rsidRDefault="002324DC" w:rsidP="002324DC">
      <w:pPr>
        <w:pStyle w:val="Bibliografia"/>
      </w:pPr>
      <w:r w:rsidRPr="002324DC">
        <w:t>39.</w:t>
      </w:r>
      <w:r w:rsidRPr="002324DC">
        <w:tab/>
        <w:t xml:space="preserve">McInnes L, Healy J, Saul N, Großberger L. UMAP: Uniform Manifold Approximation and Projection. </w:t>
      </w:r>
      <w:r w:rsidRPr="002324DC">
        <w:rPr>
          <w:i/>
          <w:iCs/>
        </w:rPr>
        <w:t>J Open Source Softw</w:t>
      </w:r>
      <w:r w:rsidRPr="002324DC">
        <w:t>. 2018;3(29):861. doi:10.21105/joss.00861</w:t>
      </w:r>
    </w:p>
    <w:p w14:paraId="36B31C3F" w14:textId="77777777" w:rsidR="002324DC" w:rsidRPr="002324DC" w:rsidRDefault="002324DC" w:rsidP="002324DC">
      <w:pPr>
        <w:pStyle w:val="Bibliografia"/>
      </w:pPr>
      <w:r w:rsidRPr="002324DC">
        <w:t>40.</w:t>
      </w:r>
      <w:r w:rsidRPr="002324DC">
        <w:tab/>
        <w:t xml:space="preserve">Thomas Yeo BT, Krienen FM, Sepulcre J, et al. The organization of the human cerebral cortex estimated by intrinsic functional connectivity. </w:t>
      </w:r>
      <w:r w:rsidRPr="002324DC">
        <w:rPr>
          <w:i/>
          <w:iCs/>
        </w:rPr>
        <w:t>J Neurophysiol</w:t>
      </w:r>
      <w:r w:rsidRPr="002324DC">
        <w:t>. 2011;106(3):1125-1165. doi:10.1152/jn.00338.2011</w:t>
      </w:r>
    </w:p>
    <w:p w14:paraId="104F718F" w14:textId="77777777" w:rsidR="002324DC" w:rsidRPr="002324DC" w:rsidRDefault="002324DC" w:rsidP="002324DC">
      <w:pPr>
        <w:pStyle w:val="Bibliografia"/>
      </w:pPr>
      <w:r w:rsidRPr="002324DC">
        <w:t>41.</w:t>
      </w:r>
      <w:r w:rsidRPr="002324DC">
        <w:tab/>
        <w:t xml:space="preserve">Buckner RL, Krienen FM, Castellanos A, Diaz JC, Yeo BTT. The organization of the human cerebellum estimated by intrinsic functional connectivity. </w:t>
      </w:r>
      <w:r w:rsidRPr="002324DC">
        <w:rPr>
          <w:i/>
          <w:iCs/>
        </w:rPr>
        <w:t>J Neurophysiol</w:t>
      </w:r>
      <w:r w:rsidRPr="002324DC">
        <w:t>. 2011;106(5):2322-2345. doi:10.1152/jn.00339.2011</w:t>
      </w:r>
    </w:p>
    <w:p w14:paraId="52C4382A" w14:textId="77777777" w:rsidR="002324DC" w:rsidRPr="002324DC" w:rsidRDefault="002324DC" w:rsidP="002324DC">
      <w:pPr>
        <w:pStyle w:val="Bibliografia"/>
      </w:pPr>
      <w:r w:rsidRPr="002324DC">
        <w:lastRenderedPageBreak/>
        <w:t>42.</w:t>
      </w:r>
      <w:r w:rsidRPr="002324DC">
        <w:tab/>
        <w:t xml:space="preserve">Tian Y, Margulies DS, Breakspear M, Zalesky A. Topographic organization of the human subcortex unveiled with functional connectivity gradients. </w:t>
      </w:r>
      <w:r w:rsidRPr="002324DC">
        <w:rPr>
          <w:i/>
          <w:iCs/>
        </w:rPr>
        <w:t>Nat Neurosci</w:t>
      </w:r>
      <w:r w:rsidRPr="002324DC">
        <w:t>. 2020;23(11):1421-1432. doi:10.1038/s41593-020-00711-6</w:t>
      </w:r>
    </w:p>
    <w:p w14:paraId="4CAB8C75" w14:textId="77777777" w:rsidR="002324DC" w:rsidRPr="002324DC" w:rsidRDefault="002324DC" w:rsidP="002324DC">
      <w:pPr>
        <w:pStyle w:val="Bibliografia"/>
      </w:pPr>
      <w:r w:rsidRPr="002324DC">
        <w:t>43.</w:t>
      </w:r>
      <w:r w:rsidRPr="002324DC">
        <w:tab/>
        <w:t xml:space="preserve">Warrens MJ, van der Hoef H. Understanding the Adjusted Rand Index and Other Partition Comparison Indices Based on Counting Object Pairs. </w:t>
      </w:r>
      <w:r w:rsidRPr="002324DC">
        <w:rPr>
          <w:i/>
          <w:iCs/>
        </w:rPr>
        <w:t>J Classif</w:t>
      </w:r>
      <w:r w:rsidRPr="002324DC">
        <w:t>. 2022;39(3):487-509. doi:10.1007/s00357-022-09413-z</w:t>
      </w:r>
    </w:p>
    <w:p w14:paraId="6C383F3D" w14:textId="77777777" w:rsidR="002324DC" w:rsidRPr="002324DC" w:rsidRDefault="002324DC" w:rsidP="002324DC">
      <w:pPr>
        <w:pStyle w:val="Bibliografia"/>
      </w:pPr>
      <w:r w:rsidRPr="002324DC">
        <w:t>44.</w:t>
      </w:r>
      <w:r w:rsidRPr="002324DC">
        <w:tab/>
        <w:t xml:space="preserve">Brown JA, Lee AJ, Fernhoff K, et al. Functional network collapse in neurodegenerative disease. </w:t>
      </w:r>
      <w:r w:rsidRPr="002324DC">
        <w:rPr>
          <w:i/>
          <w:iCs/>
        </w:rPr>
        <w:t>Nat Commun</w:t>
      </w:r>
      <w:r w:rsidRPr="002324DC">
        <w:t>. 2025;16(1):10273. doi:10.1038/s41467-025-65156-6</w:t>
      </w:r>
    </w:p>
    <w:p w14:paraId="44DF0617" w14:textId="77777777" w:rsidR="002324DC" w:rsidRPr="002324DC" w:rsidRDefault="002324DC" w:rsidP="002324DC">
      <w:pPr>
        <w:pStyle w:val="Bibliografia"/>
      </w:pPr>
      <w:r w:rsidRPr="002324DC">
        <w:t>45.</w:t>
      </w:r>
      <w:r w:rsidRPr="002324DC">
        <w:tab/>
        <w:t xml:space="preserve">Illán-Gala I, Falgàs N, Friedberg A, et al. Diagnostic Utility of Measuring Cerebral Atrophy in the Behavioral Variant of Frontotemporal Dementia and Association With Clinical Deterioration. </w:t>
      </w:r>
      <w:r w:rsidRPr="002324DC">
        <w:rPr>
          <w:i/>
          <w:iCs/>
        </w:rPr>
        <w:t>JAMA Netw Open</w:t>
      </w:r>
      <w:r w:rsidRPr="002324DC">
        <w:t>. 2021;4(3):e211290. doi:10.1001/jamanetworkopen.2021.1290</w:t>
      </w:r>
    </w:p>
    <w:p w14:paraId="3AF96ECE" w14:textId="77777777" w:rsidR="002324DC" w:rsidRPr="002324DC" w:rsidRDefault="002324DC" w:rsidP="002324DC">
      <w:pPr>
        <w:pStyle w:val="Bibliografia"/>
      </w:pPr>
      <w:r w:rsidRPr="002324DC">
        <w:t>46.</w:t>
      </w:r>
      <w:r w:rsidRPr="002324DC">
        <w:tab/>
        <w:t xml:space="preserve">Saito Y, Kamagata K, Wijeratne PA, et al. Temporal Progression Patterns of Brain Atrophy in Corticobasal Syndrome and Progressive Supranuclear Palsy Revealed by Subtype and Stage Inference (SuStaIn). </w:t>
      </w:r>
      <w:r w:rsidRPr="002324DC">
        <w:rPr>
          <w:i/>
          <w:iCs/>
        </w:rPr>
        <w:t>Front Neurol</w:t>
      </w:r>
      <w:r w:rsidRPr="002324DC">
        <w:t>. 2022;13:814768. doi:10.3389/fneur.2022.814768</w:t>
      </w:r>
    </w:p>
    <w:p w14:paraId="0E1CB57F" w14:textId="77777777" w:rsidR="002324DC" w:rsidRPr="002324DC" w:rsidRDefault="002324DC" w:rsidP="002324DC">
      <w:pPr>
        <w:pStyle w:val="Bibliografia"/>
      </w:pPr>
      <w:r w:rsidRPr="002324DC">
        <w:t>47.</w:t>
      </w:r>
      <w:r w:rsidRPr="002324DC">
        <w:tab/>
        <w:t xml:space="preserve">Tomasi D, Volkow ND. Functional connectivity hubs in the human brain. </w:t>
      </w:r>
      <w:r w:rsidRPr="002324DC">
        <w:rPr>
          <w:i/>
          <w:iCs/>
        </w:rPr>
        <w:t>NeuroImage</w:t>
      </w:r>
      <w:r w:rsidRPr="002324DC">
        <w:t>. 2011;57(3):908-917. doi:10.1016/j.neuroimage.2011.05.024</w:t>
      </w:r>
    </w:p>
    <w:p w14:paraId="7E6B88BF" w14:textId="77777777" w:rsidR="002324DC" w:rsidRPr="002324DC" w:rsidRDefault="002324DC" w:rsidP="002324DC">
      <w:pPr>
        <w:pStyle w:val="Bibliografia"/>
      </w:pPr>
      <w:r w:rsidRPr="002324DC">
        <w:t>48.</w:t>
      </w:r>
      <w:r w:rsidRPr="002324DC">
        <w:tab/>
        <w:t xml:space="preserve">Seeley WW, Crawford RK, Zhou J, Miller BL, Greicius MD. Neurodegenerative Diseases Target Large-Scale Human Brain Networks. </w:t>
      </w:r>
      <w:r w:rsidRPr="002324DC">
        <w:rPr>
          <w:i/>
          <w:iCs/>
        </w:rPr>
        <w:t>Neuron</w:t>
      </w:r>
      <w:r w:rsidRPr="002324DC">
        <w:t>. 2009;62(1):42-52. doi:10.1016/j.neuron.2009.03.024</w:t>
      </w:r>
    </w:p>
    <w:p w14:paraId="7E6A0FC1" w14:textId="77777777" w:rsidR="002324DC" w:rsidRPr="002324DC" w:rsidRDefault="002324DC" w:rsidP="002324DC">
      <w:pPr>
        <w:pStyle w:val="Bibliografia"/>
      </w:pPr>
      <w:r w:rsidRPr="002324DC">
        <w:t>49.</w:t>
      </w:r>
      <w:r w:rsidRPr="002324DC">
        <w:tab/>
        <w:t xml:space="preserve">Wu Q, Kiakou D, Mueller K, Köhler W, Schroeter ML. Boostering diagnosis of frontotemporal lobar degeneration with AI-driven neuroimaging – A systematic review and </w:t>
      </w:r>
      <w:r w:rsidRPr="002324DC">
        <w:rPr>
          <w:i/>
          <w:iCs/>
        </w:rPr>
        <w:t>meta</w:t>
      </w:r>
      <w:r w:rsidRPr="002324DC">
        <w:t xml:space="preserve">-analysis. </w:t>
      </w:r>
      <w:r w:rsidRPr="002324DC">
        <w:rPr>
          <w:i/>
          <w:iCs/>
        </w:rPr>
        <w:t>NeuroImage Clin</w:t>
      </w:r>
      <w:r w:rsidRPr="002324DC">
        <w:t>. 2025;45:103757. doi:10.1016/j.nicl.2025.103757</w:t>
      </w:r>
    </w:p>
    <w:p w14:paraId="45EB4F6E" w14:textId="77777777" w:rsidR="002324DC" w:rsidRPr="002324DC" w:rsidRDefault="002324DC" w:rsidP="002324DC">
      <w:pPr>
        <w:pStyle w:val="Bibliografia"/>
      </w:pPr>
      <w:r w:rsidRPr="002324DC">
        <w:t>50.</w:t>
      </w:r>
      <w:r w:rsidRPr="002324DC">
        <w:tab/>
        <w:t xml:space="preserve">Pini L, Pigato P, Menegaz G, Boscolo Galazzo I. Neural networks and econometric models: Advancing brain connectivity for Alzheimer’s drug development. </w:t>
      </w:r>
      <w:r w:rsidRPr="002324DC">
        <w:rPr>
          <w:i/>
          <w:iCs/>
        </w:rPr>
        <w:t>Neural Regen Res</w:t>
      </w:r>
      <w:r w:rsidRPr="002324DC">
        <w:t>. 2026;21(7):2928. doi:10.4103/NRR.NRR-D-25-00317</w:t>
      </w:r>
    </w:p>
    <w:p w14:paraId="633476A5" w14:textId="25145F3D" w:rsidR="003764DF" w:rsidRPr="001367A6" w:rsidRDefault="00D772B0" w:rsidP="00205120">
      <w:pPr>
        <w:pStyle w:val="NormaleWeb"/>
      </w:pPr>
      <w:r>
        <w:fldChar w:fldCharType="end"/>
      </w:r>
    </w:p>
    <w:p w14:paraId="254261D7" w14:textId="6FDC74CA" w:rsidR="004B0146" w:rsidRPr="001367A6" w:rsidRDefault="00DA1E14" w:rsidP="00205120">
      <w:pPr>
        <w:pStyle w:val="Titolo1"/>
      </w:pPr>
      <w:r>
        <w:lastRenderedPageBreak/>
        <w:t>Fig</w:t>
      </w:r>
      <w:r w:rsidR="00970966">
        <w:t>ure</w:t>
      </w:r>
      <w:r w:rsidR="0074665F" w:rsidRPr="001367A6">
        <w:t xml:space="preserve"> legends</w:t>
      </w:r>
    </w:p>
    <w:p w14:paraId="085B3B92" w14:textId="499BBFFB" w:rsidR="00B35E52" w:rsidRDefault="00DA1E14" w:rsidP="00B35E52">
      <w:r>
        <w:rPr>
          <w:b/>
          <w:bCs/>
        </w:rPr>
        <w:t>Fig.</w:t>
      </w:r>
      <w:r w:rsidR="00B35E52" w:rsidRPr="00355353">
        <w:rPr>
          <w:b/>
          <w:bCs/>
        </w:rPr>
        <w:t xml:space="preserve"> 1 Workflow of the analysis. (1)</w:t>
      </w:r>
      <w:r w:rsidR="00B35E52" w:rsidRPr="00355353">
        <w:t xml:space="preserve"> For each patient, individual structural atrophy maps were computed and projected onto a normative functional connectome to derive subject-specific atrophy network </w:t>
      </w:r>
      <w:r w:rsidR="008958B9">
        <w:t xml:space="preserve">(AN) </w:t>
      </w:r>
      <w:r w:rsidR="00B35E52" w:rsidRPr="00355353">
        <w:t xml:space="preserve">maps, reflecting the indirect functional connectivity of the atrophic regions. </w:t>
      </w:r>
      <w:r w:rsidR="00B35E52" w:rsidRPr="00355353">
        <w:rPr>
          <w:b/>
          <w:bCs/>
        </w:rPr>
        <w:t>(2)</w:t>
      </w:r>
      <w:r w:rsidR="00B35E52" w:rsidRPr="00355353">
        <w:t xml:space="preserve"> AN</w:t>
      </w:r>
      <w:r w:rsidR="008958B9">
        <w:t xml:space="preserve"> maps</w:t>
      </w:r>
      <w:r w:rsidR="00B35E52" w:rsidRPr="00355353">
        <w:t xml:space="preserve"> were </w:t>
      </w:r>
      <w:r w:rsidR="00B35E52">
        <w:t>represented</w:t>
      </w:r>
      <w:r w:rsidR="00B35E52" w:rsidRPr="00355353">
        <w:t xml:space="preserve"> at three levels of spatial </w:t>
      </w:r>
      <w:r w:rsidR="00B35E52">
        <w:t>scales</w:t>
      </w:r>
      <w:r w:rsidR="00B35E52" w:rsidRPr="00355353">
        <w:t xml:space="preserve">: (i) </w:t>
      </w:r>
      <w:r w:rsidR="00B35E52">
        <w:t>2D</w:t>
      </w:r>
      <w:r w:rsidR="00B35E52" w:rsidRPr="00355353">
        <w:t xml:space="preserve"> embedding using UMAP, (ii) atlas-based regional metrics summarizing indirect connectivity within predefined parcels</w:t>
      </w:r>
      <w:r w:rsidR="0095701C">
        <w:t xml:space="preserve"> and</w:t>
      </w:r>
      <w:r w:rsidR="00B35E52" w:rsidRPr="00355353">
        <w:t xml:space="preserve"> (iii) </w:t>
      </w:r>
      <w:r w:rsidR="009E4288">
        <w:t>voxel-wise</w:t>
      </w:r>
      <w:r w:rsidR="00B35E52" w:rsidRPr="00355353">
        <w:t xml:space="preserve"> connectivity maps preserving full spatial detail. </w:t>
      </w:r>
      <w:r w:rsidR="00B35E52" w:rsidRPr="00355353">
        <w:rPr>
          <w:b/>
          <w:bCs/>
        </w:rPr>
        <w:t>(3)</w:t>
      </w:r>
      <w:r w:rsidR="00B35E52" w:rsidRPr="00355353">
        <w:t xml:space="preserve"> Associations between AN</w:t>
      </w:r>
      <w:r w:rsidR="008958B9">
        <w:t xml:space="preserve"> mapping</w:t>
      </w:r>
      <w:r w:rsidR="00B35E52" w:rsidRPr="00355353">
        <w:t xml:space="preserve">-derived representations and cognitive and clinical </w:t>
      </w:r>
      <w:r w:rsidR="00B35E52">
        <w:t>measures</w:t>
      </w:r>
      <w:r w:rsidR="00B35E52" w:rsidRPr="00355353">
        <w:t xml:space="preserve"> were assessed using regression models tailored to each representation: ordinary least squares (OLS) models for UMAP projections and atlas-based metrics and </w:t>
      </w:r>
      <w:r w:rsidR="009E4288">
        <w:t>voxel-wise</w:t>
      </w:r>
      <w:r w:rsidR="00B35E52" w:rsidRPr="00355353">
        <w:t xml:space="preserve"> general linear modeling implemented in FSL </w:t>
      </w:r>
      <w:r w:rsidR="00B35E52" w:rsidRPr="00D425F8">
        <w:rPr>
          <w:i/>
          <w:iCs/>
        </w:rPr>
        <w:t>randomise</w:t>
      </w:r>
      <w:r w:rsidR="00B35E52" w:rsidRPr="00355353">
        <w:t xml:space="preserve"> for whole-brain maps. </w:t>
      </w:r>
      <w:r w:rsidR="00B35E52" w:rsidRPr="00735128">
        <w:rPr>
          <w:b/>
          <w:bCs/>
        </w:rPr>
        <w:t xml:space="preserve">(4) </w:t>
      </w:r>
      <w:r w:rsidR="00B35E52" w:rsidRPr="00735128">
        <w:t>Diagnostic clustering and classification of AN</w:t>
      </w:r>
      <w:r w:rsidR="008958B9">
        <w:t xml:space="preserve"> mapping </w:t>
      </w:r>
      <w:r w:rsidR="00B35E52" w:rsidRPr="00735128">
        <w:t xml:space="preserve">representations were evaluated using (i) unsupervised clustering in the UMAP space, (ii) supervised machine learning applied to UMAP and atlas-based features and (iii) deep learning applied to </w:t>
      </w:r>
      <w:r w:rsidR="009E4288">
        <w:t>voxel-wise</w:t>
      </w:r>
      <w:r w:rsidR="00B35E52" w:rsidRPr="00735128">
        <w:t xml:space="preserve"> features, to distinguish diagnostic groups in pairwise comparisons (AD vs CBS, AD vs PSP</w:t>
      </w:r>
      <w:r w:rsidR="00A37997">
        <w:t xml:space="preserve"> </w:t>
      </w:r>
      <w:r w:rsidR="00B35E52" w:rsidRPr="00735128">
        <w:t>and CBS vs PSP).</w:t>
      </w:r>
    </w:p>
    <w:p w14:paraId="639FF554" w14:textId="73CBEDF9" w:rsidR="000E519C" w:rsidRPr="00355353" w:rsidRDefault="000E519C" w:rsidP="00B35E52">
      <w:r w:rsidRPr="000E519C">
        <w:rPr>
          <w:b/>
          <w:bCs/>
        </w:rPr>
        <w:t>Alt text:</w:t>
      </w:r>
      <w:r w:rsidRPr="000E519C">
        <w:t xml:space="preserve"> Schematic workflow showing how individual atrophy maps were converted into subject-specific atrophy network maps, represented at multiple spatial scales, tested against clinical measures and used for clustering and pairwise diagnostic classification across AD, CBS and PSP.</w:t>
      </w:r>
    </w:p>
    <w:p w14:paraId="0608866F" w14:textId="77777777" w:rsidR="00925844" w:rsidRDefault="00925844" w:rsidP="00F93CDB">
      <w:pPr>
        <w:rPr>
          <w:b/>
          <w:bCs/>
        </w:rPr>
      </w:pPr>
    </w:p>
    <w:p w14:paraId="0324487A" w14:textId="4153559F" w:rsidR="00F93CDB" w:rsidRPr="00F1066C" w:rsidRDefault="00DA1E14" w:rsidP="00F93CDB">
      <w:r>
        <w:rPr>
          <w:b/>
          <w:bCs/>
        </w:rPr>
        <w:t>Fig.</w:t>
      </w:r>
      <w:r w:rsidR="00F93CDB" w:rsidRPr="00F1066C">
        <w:rPr>
          <w:b/>
          <w:bCs/>
        </w:rPr>
        <w:t xml:space="preserve"> 2 Atrophy network mapping.</w:t>
      </w:r>
      <w:r w:rsidR="00F93CDB" w:rsidRPr="00F1066C">
        <w:t xml:space="preserve"> </w:t>
      </w:r>
      <w:r w:rsidR="00F93CDB" w:rsidRPr="005F02F7">
        <w:rPr>
          <w:b/>
          <w:bCs/>
        </w:rPr>
        <w:t>(A)</w:t>
      </w:r>
      <w:r w:rsidR="00F93CDB" w:rsidRPr="00F1066C">
        <w:t xml:space="preserve"> </w:t>
      </w:r>
      <w:r w:rsidR="00236DE6">
        <w:t xml:space="preserve">Grey matter maps from cognitively normal participants were used to fit a </w:t>
      </w:r>
      <w:r w:rsidR="009E4288">
        <w:t>voxel-wise</w:t>
      </w:r>
      <w:r w:rsidR="00236DE6">
        <w:t xml:space="preserve"> normative model including age, sex and years of education. For each patient, the observed grey matter value at each voxel was compared with the value expected from the normative model and the difference was normalized by the residual standard deviation to obtain a W-score map. W-score maps were sign-inverted so that higher values indicate greater atrophy, then thresholded to identify voxels showing significant grey matter loss</w:t>
      </w:r>
      <w:r w:rsidR="00F93CDB" w:rsidRPr="00F1066C">
        <w:t xml:space="preserve">. </w:t>
      </w:r>
      <w:r w:rsidR="00F93CDB" w:rsidRPr="005F02F7">
        <w:rPr>
          <w:b/>
          <w:bCs/>
        </w:rPr>
        <w:t>(B)</w:t>
      </w:r>
      <w:r w:rsidR="00F93CDB" w:rsidRPr="00F1066C">
        <w:t xml:space="preserve"> </w:t>
      </w:r>
      <w:r w:rsidR="001926BC">
        <w:t>Patient-specific atrophy maps were used as seed regions for atrophy network mapping. Seed-based functional connectivity was computed in each of 173 healthy Human Connectome Project participants using resting-state functional magnetic resonance imaging, and the resulting connectivity maps were averaged to obtain one subject-specific atrophy network map per patient, reflecting the normative functional network associated with the individual atrophy pattern.</w:t>
      </w:r>
    </w:p>
    <w:p w14:paraId="40341042" w14:textId="22FA8B23" w:rsidR="00C3234B" w:rsidRDefault="00D51F9A" w:rsidP="00205120">
      <w:r w:rsidRPr="00D51F9A">
        <w:rPr>
          <w:b/>
          <w:bCs/>
        </w:rPr>
        <w:lastRenderedPageBreak/>
        <w:t>Alt text:</w:t>
      </w:r>
      <w:r w:rsidRPr="00D51F9A">
        <w:t xml:space="preserve"> Two-panel schematic illustrating atrophy network mapping. Panel A shows </w:t>
      </w:r>
      <w:r w:rsidR="008F759C">
        <w:t xml:space="preserve">the </w:t>
      </w:r>
      <w:r w:rsidRPr="00D51F9A">
        <w:t xml:space="preserve">generation of </w:t>
      </w:r>
      <w:r w:rsidR="009E4288">
        <w:t>voxel-wise</w:t>
      </w:r>
      <w:r w:rsidRPr="00D51F9A">
        <w:t xml:space="preserve"> W-score atrophy maps </w:t>
      </w:r>
      <w:r w:rsidR="00F450C3">
        <w:t>from a normative grey matter model derived from cognitively normal participants. Panel B shows the use of these atrophy maps as seeds in a normative functional connectome from healthy Human Connectome Project participants to derive subject-specific atrophy network maps.</w:t>
      </w:r>
    </w:p>
    <w:p w14:paraId="708B5918" w14:textId="77777777" w:rsidR="00916AC1" w:rsidRDefault="00916AC1" w:rsidP="00205120"/>
    <w:p w14:paraId="03B9EBEF" w14:textId="17694695" w:rsidR="00916AC1" w:rsidRPr="006830F2" w:rsidRDefault="00916AC1" w:rsidP="00916AC1">
      <w:r>
        <w:rPr>
          <w:b/>
          <w:bCs/>
        </w:rPr>
        <w:t>Fig.</w:t>
      </w:r>
      <w:r w:rsidRPr="00963652">
        <w:rPr>
          <w:b/>
          <w:bCs/>
        </w:rPr>
        <w:t xml:space="preserve"> </w:t>
      </w:r>
      <w:r>
        <w:rPr>
          <w:b/>
          <w:bCs/>
        </w:rPr>
        <w:t>3</w:t>
      </w:r>
      <w:r w:rsidRPr="00963652">
        <w:rPr>
          <w:b/>
          <w:bCs/>
        </w:rPr>
        <w:t xml:space="preserve"> Multiscale representation of subject-level atrophy network maps.</w:t>
      </w:r>
      <w:r w:rsidRPr="00963652">
        <w:t xml:space="preserve"> </w:t>
      </w:r>
      <w:r w:rsidRPr="005F02F7">
        <w:rPr>
          <w:b/>
          <w:bCs/>
        </w:rPr>
        <w:t>(A)</w:t>
      </w:r>
      <w:r w:rsidRPr="00963652">
        <w:t xml:space="preserve"> Low-dimensional UMAP-based representation of individual atrophy network map. Each dot represents a patient, colored by diagnostic group. </w:t>
      </w:r>
      <w:r w:rsidRPr="005F02F7">
        <w:rPr>
          <w:b/>
          <w:bCs/>
        </w:rPr>
        <w:t>(B)</w:t>
      </w:r>
      <w:r w:rsidRPr="00963652">
        <w:t xml:space="preserve"> Mean functional connectivity to atrophied regions, summarized across merged cortical-cerebellar functional networks and a single subcortical mask encompassing all subcortical nuclei. Each dot represents a patient, colored by diagnostic group. DAN = Dorsal Attention Network; DMN = Default Mode Network; FPN = Frontoparietal Network; LMB = Limbic Network; SMN = Sensorimotor Network; SUB = Subcortical; VAN = Ventral Attention Network; VIS = Visual Network.</w:t>
      </w:r>
    </w:p>
    <w:p w14:paraId="0E9CE8B3" w14:textId="77777777" w:rsidR="00916AC1" w:rsidRDefault="00916AC1" w:rsidP="00916AC1">
      <w:r w:rsidRPr="00D51F9A">
        <w:rPr>
          <w:b/>
          <w:bCs/>
        </w:rPr>
        <w:t>Alt text:</w:t>
      </w:r>
      <w:r w:rsidRPr="00D51F9A">
        <w:t xml:space="preserve"> Multiscale representation of subject-level atrophy network maps. Panel A shows a two-dimensional UMAP embedding in which each point represents one patient and is coloured by diagnosis. Panel B shows subject-level network-based summaries of mean functional connectivity to atrophied regions across cortical, cerebellar and subcortical systems.</w:t>
      </w:r>
    </w:p>
    <w:p w14:paraId="4E1E83FA" w14:textId="77777777" w:rsidR="00916AC1" w:rsidRDefault="00916AC1" w:rsidP="00205120"/>
    <w:p w14:paraId="4060D791" w14:textId="71367D21" w:rsidR="00944477" w:rsidRDefault="00DA1E14" w:rsidP="00944477">
      <w:r>
        <w:rPr>
          <w:b/>
          <w:bCs/>
        </w:rPr>
        <w:t>Fig.</w:t>
      </w:r>
      <w:r w:rsidR="00944477" w:rsidRPr="00862EE3">
        <w:rPr>
          <w:b/>
          <w:bCs/>
        </w:rPr>
        <w:t xml:space="preserve"> </w:t>
      </w:r>
      <w:r w:rsidR="00916AC1">
        <w:rPr>
          <w:b/>
          <w:bCs/>
        </w:rPr>
        <w:t>4</w:t>
      </w:r>
      <w:r w:rsidR="00944477" w:rsidRPr="00862EE3">
        <w:rPr>
          <w:b/>
          <w:bCs/>
        </w:rPr>
        <w:t xml:space="preserve"> Frequency of atrophy patterns and mean atrophy network maps across clinical groups.</w:t>
      </w:r>
      <w:r w:rsidR="00944477" w:rsidRPr="00862EE3">
        <w:t xml:space="preserve"> </w:t>
      </w:r>
      <w:r w:rsidR="00944477" w:rsidRPr="005F02F7">
        <w:rPr>
          <w:b/>
          <w:bCs/>
        </w:rPr>
        <w:t>(A)</w:t>
      </w:r>
      <w:r w:rsidR="00944477" w:rsidRPr="00862EE3">
        <w:t xml:space="preserve"> Overlap of patients’ atrophy maps rendered on cortical surfaces, showing for each voxel the percentage of subjects with atrophy (</w:t>
      </w:r>
      <w:r w:rsidR="00944477" w:rsidRPr="00680FDC">
        <w:rPr>
          <w:i/>
          <w:iCs/>
        </w:rPr>
        <w:t>W</w:t>
      </w:r>
      <w:r w:rsidR="00944477" w:rsidRPr="00862EE3">
        <w:t xml:space="preserve"> ≥ 2), stratified by diagnostic group. </w:t>
      </w:r>
      <w:r w:rsidR="00944477" w:rsidRPr="005F02F7">
        <w:rPr>
          <w:b/>
          <w:bCs/>
        </w:rPr>
        <w:t>(B)</w:t>
      </w:r>
      <w:r w:rsidR="00944477" w:rsidRPr="00862EE3">
        <w:t xml:space="preserve"> Group-level maps showing the average Fisher z-transformed functional connectivity to atrophied </w:t>
      </w:r>
      <w:r w:rsidR="00944477">
        <w:t>voxels</w:t>
      </w:r>
      <w:r w:rsidR="00944477" w:rsidRPr="00862EE3">
        <w:t>.</w:t>
      </w:r>
    </w:p>
    <w:p w14:paraId="1228263F" w14:textId="5006C71A" w:rsidR="00D51F9A" w:rsidRPr="00862EE3" w:rsidRDefault="00D51F9A" w:rsidP="00944477">
      <w:r w:rsidRPr="00D51F9A">
        <w:rPr>
          <w:b/>
          <w:bCs/>
        </w:rPr>
        <w:t>Alt text:</w:t>
      </w:r>
      <w:r w:rsidRPr="00D51F9A">
        <w:t xml:space="preserve"> Group-level maps of atrophy and atrophy network patterns across AD, CBS and PSP. Panel A shows the percentage of patients with atrophy at each cortical location within each diagnostic group. Panel B shows the mean functional connectivity of atrophied regions for each group.</w:t>
      </w:r>
    </w:p>
    <w:p w14:paraId="0476452B" w14:textId="77777777" w:rsidR="00D51F9A" w:rsidRDefault="00D51F9A" w:rsidP="007D0CA6">
      <w:pPr>
        <w:rPr>
          <w:b/>
          <w:bCs/>
          <w:lang w:val="en-US"/>
        </w:rPr>
      </w:pPr>
    </w:p>
    <w:p w14:paraId="54F5D3DA" w14:textId="43E8BC47" w:rsidR="00E5139D" w:rsidRPr="00290D26" w:rsidRDefault="00DA1E14" w:rsidP="00E5139D">
      <w:r>
        <w:rPr>
          <w:b/>
          <w:bCs/>
        </w:rPr>
        <w:t>Fig.</w:t>
      </w:r>
      <w:r w:rsidR="00E5139D" w:rsidRPr="00290D26">
        <w:rPr>
          <w:b/>
          <w:bCs/>
        </w:rPr>
        <w:t xml:space="preserve"> 5 Clinical prediction results adjusted for covariates. (A–B) </w:t>
      </w:r>
      <w:r w:rsidR="00E5139D" w:rsidRPr="00290D26">
        <w:t xml:space="preserve">Ordinary least squares (OLS) regression models predicting clinical and cognitive severity across the whole cohort, </w:t>
      </w:r>
      <w:r w:rsidR="00E5139D" w:rsidRPr="00290D26">
        <w:lastRenderedPageBreak/>
        <w:t xml:space="preserve">adjusted for age, sex and years of education. Scatterplots display observed versus predicted scores for the Clinical Dementia Rating – Sum of Boxes (CDR–SB; top row) and Mini-Mental State Examination (MMSE; bottom row) using </w:t>
      </w:r>
      <w:r w:rsidR="00E5139D" w:rsidRPr="00290D26">
        <w:rPr>
          <w:b/>
          <w:bCs/>
        </w:rPr>
        <w:t>(A)</w:t>
      </w:r>
      <w:r w:rsidR="00E5139D" w:rsidRPr="00290D26">
        <w:t xml:space="preserve"> UMAP-based and </w:t>
      </w:r>
      <w:r w:rsidR="00E5139D" w:rsidRPr="00290D26">
        <w:rPr>
          <w:b/>
          <w:bCs/>
        </w:rPr>
        <w:t>(B)</w:t>
      </w:r>
      <w:r w:rsidR="00E5139D" w:rsidRPr="00290D26">
        <w:t xml:space="preserve"> atlas-based AN representations. Each point represents an individual participant and is colour-coded by diagnostic group. </w:t>
      </w:r>
      <w:r w:rsidR="007C287D" w:rsidRPr="00C26F6F">
        <w:rPr>
          <w:rFonts w:cs="Times New Roman"/>
          <w:szCs w:val="24"/>
        </w:rPr>
        <w:t>Model fit is summarized by adjusted R² and corresponding P-value; significant associations are shown in bold</w:t>
      </w:r>
      <w:r w:rsidR="007C287D" w:rsidRPr="00290D26">
        <w:t xml:space="preserve">. </w:t>
      </w:r>
      <w:r w:rsidR="00E5139D" w:rsidRPr="00290D26">
        <w:rPr>
          <w:b/>
          <w:bCs/>
        </w:rPr>
        <w:t>(C)</w:t>
      </w:r>
      <w:r w:rsidR="00E5139D" w:rsidRPr="00290D26">
        <w:t xml:space="preserve"> </w:t>
      </w:r>
      <w:r w:rsidR="009E4288">
        <w:t>Voxel-wise</w:t>
      </w:r>
      <w:r w:rsidR="00E5139D" w:rsidRPr="00290D26">
        <w:t xml:space="preserve"> analyses showing significant associations between AN</w:t>
      </w:r>
      <w:r w:rsidR="008958B9">
        <w:t xml:space="preserve"> </w:t>
      </w:r>
      <w:r w:rsidR="00E5139D" w:rsidRPr="00290D26">
        <w:t>maps and CDR–SB and MMSE scores. Statistical maps are thresholded at P &lt; 0.05 and displayed as t-scores.</w:t>
      </w:r>
    </w:p>
    <w:p w14:paraId="635A395A" w14:textId="55BDC044" w:rsidR="00C3234B" w:rsidRDefault="00D51F9A" w:rsidP="007D0CA6">
      <w:r w:rsidRPr="00D51F9A">
        <w:rPr>
          <w:b/>
          <w:bCs/>
        </w:rPr>
        <w:t>Alt text:</w:t>
      </w:r>
      <w:r w:rsidRPr="00D51F9A">
        <w:t xml:space="preserve"> Clinical prediction results using atrophy network representations adjusted for demographic covariates. Panels A and B show scatterplots of observed versus predicted CDR-SB and MMSE scores from UMAP-based and atlas-based models. Panel C shows </w:t>
      </w:r>
      <w:r w:rsidR="009E4288">
        <w:t>voxel-wise</w:t>
      </w:r>
      <w:r w:rsidRPr="00D51F9A">
        <w:t xml:space="preserve"> brain maps of significant associations between atrophy network maps and clinical severity.</w:t>
      </w:r>
    </w:p>
    <w:p w14:paraId="50D1A06E" w14:textId="77777777" w:rsidR="00D51F9A" w:rsidRPr="00E5139D" w:rsidRDefault="00D51F9A" w:rsidP="007D0CA6"/>
    <w:p w14:paraId="611E122E" w14:textId="124E1795" w:rsidR="00835326" w:rsidRPr="008C0C24" w:rsidRDefault="00DA1E14" w:rsidP="00835326">
      <w:r>
        <w:rPr>
          <w:b/>
          <w:bCs/>
        </w:rPr>
        <w:t>Fig.</w:t>
      </w:r>
      <w:r w:rsidR="00835326" w:rsidRPr="00290D26">
        <w:rPr>
          <w:b/>
          <w:bCs/>
        </w:rPr>
        <w:t xml:space="preserve"> 6 Unsupervised clustering of AN maps</w:t>
      </w:r>
      <w:r w:rsidR="00835326" w:rsidRPr="008C0C24">
        <w:t xml:space="preserve">. Clustering results based on UMAP dimensionality reduction. </w:t>
      </w:r>
      <w:r w:rsidR="00835326" w:rsidRPr="00290D26">
        <w:rPr>
          <w:b/>
          <w:bCs/>
        </w:rPr>
        <w:t>(A)</w:t>
      </w:r>
      <w:r w:rsidR="00835326" w:rsidRPr="008C0C24">
        <w:t xml:space="preserve"> Data points labeled according to k-means clustering (</w:t>
      </w:r>
      <w:r w:rsidR="00835326" w:rsidRPr="00290D26">
        <w:t>k</w:t>
      </w:r>
      <w:r w:rsidR="00835326" w:rsidRPr="008C0C24">
        <w:t>=3</w:t>
      </w:r>
      <w:r w:rsidR="00835326">
        <w:t xml:space="preserve">). </w:t>
      </w:r>
      <w:r w:rsidR="00835326" w:rsidRPr="00290D26">
        <w:rPr>
          <w:b/>
          <w:bCs/>
        </w:rPr>
        <w:t>(B)</w:t>
      </w:r>
      <w:r w:rsidR="00835326" w:rsidRPr="008C0C24">
        <w:t xml:space="preserve"> Data points labeled by diagnostic group.</w:t>
      </w:r>
    </w:p>
    <w:p w14:paraId="6FD7DE8E" w14:textId="7B6E9FFC" w:rsidR="00962C41" w:rsidRPr="00632E88" w:rsidRDefault="00632E88" w:rsidP="00632E88">
      <w:r w:rsidRPr="00632E88">
        <w:rPr>
          <w:b/>
          <w:bCs/>
        </w:rPr>
        <w:t>Alt text</w:t>
      </w:r>
      <w:r w:rsidRPr="00632E88">
        <w:t>: Two-panel plot showing unsupervised clustering of atrophy network maps in UMAP space. Panel A colours individual patients according to k-means cluster assignment. Panel B shows the same distribution with points coloured by diagnostic group, allowing visual comparison between clusters and clinical diagnoses.</w:t>
      </w:r>
    </w:p>
    <w:p w14:paraId="5BF70DE0" w14:textId="77777777" w:rsidR="00962C41" w:rsidRPr="001F414F" w:rsidRDefault="00962C41" w:rsidP="009C084D">
      <w:pPr>
        <w:spacing w:line="240" w:lineRule="auto"/>
        <w:contextualSpacing/>
        <w:rPr>
          <w:rFonts w:ascii="Gill Sans MT" w:hAnsi="Gill Sans MT"/>
          <w:sz w:val="20"/>
          <w:szCs w:val="20"/>
        </w:rPr>
      </w:pPr>
    </w:p>
    <w:p w14:paraId="2AB10BCD" w14:textId="77777777" w:rsidR="00962C41" w:rsidRDefault="00962C41" w:rsidP="009C084D">
      <w:pPr>
        <w:spacing w:line="240" w:lineRule="auto"/>
        <w:contextualSpacing/>
        <w:rPr>
          <w:rFonts w:ascii="Gill Sans MT" w:hAnsi="Gill Sans MT"/>
          <w:sz w:val="18"/>
          <w:szCs w:val="18"/>
        </w:rPr>
      </w:pPr>
    </w:p>
    <w:p w14:paraId="5F522BE6" w14:textId="77777777" w:rsidR="00962C41" w:rsidRDefault="00962C41" w:rsidP="009C084D">
      <w:pPr>
        <w:spacing w:line="240" w:lineRule="auto"/>
        <w:contextualSpacing/>
        <w:rPr>
          <w:rFonts w:ascii="Gill Sans MT" w:hAnsi="Gill Sans MT"/>
          <w:sz w:val="18"/>
          <w:szCs w:val="18"/>
        </w:rPr>
      </w:pPr>
    </w:p>
    <w:p w14:paraId="566CC954" w14:textId="00A7C65A" w:rsidR="007D631F" w:rsidRPr="007D631F" w:rsidRDefault="007D631F" w:rsidP="007D67AA">
      <w:pPr>
        <w:jc w:val="left"/>
      </w:pPr>
    </w:p>
    <w:sectPr w:rsidR="007D631F" w:rsidRPr="007D631F" w:rsidSect="00C501C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Ilaria Boscolo Galazzo" w:date="2026-06-26T18:46:00Z" w:initials="IBG">
    <w:p w14:paraId="2D03F0BC" w14:textId="7CED3EE1" w:rsidR="00135E69" w:rsidRDefault="00135E69" w:rsidP="00135E69">
      <w:pPr>
        <w:pStyle w:val="Testocommento"/>
      </w:pPr>
      <w:r>
        <w:rPr>
          <w:rStyle w:val="Rimandocommento"/>
        </w:rPr>
        <w:annotationRef/>
      </w:r>
      <w:r>
        <w:t xml:space="preserve">Mi sembra cmq globalmente abbastanza netto come abstract :-) </w:t>
      </w:r>
    </w:p>
  </w:comment>
  <w:comment w:id="7" w:author="Ilaria Boscolo Galazzo" w:date="2026-06-26T18:43:00Z" w:initials="IBG">
    <w:p w14:paraId="06B9CDA0" w14:textId="4432BE54" w:rsidR="00633EE1" w:rsidRDefault="00633EE1" w:rsidP="00633EE1">
      <w:pPr>
        <w:pStyle w:val="Testocommento"/>
      </w:pPr>
      <w:r>
        <w:rPr>
          <w:rStyle w:val="Rimandocommento"/>
        </w:rPr>
        <w:annotationRef/>
      </w:r>
      <w:r>
        <w:t>Questo e’ riferendosi al lavoro di Martin?</w:t>
      </w:r>
    </w:p>
  </w:comment>
  <w:comment w:id="8" w:author="Ilaria Boscolo Galazzo" w:date="2026-06-26T18:44:00Z" w:initials="IBG">
    <w:p w14:paraId="7C9537F3" w14:textId="04FC8DA5" w:rsidR="00633EE1" w:rsidRDefault="00633EE1" w:rsidP="00633EE1">
      <w:pPr>
        <w:pStyle w:val="Testocommento"/>
      </w:pPr>
      <w:r>
        <w:rPr>
          <w:rStyle w:val="Rimandocommento"/>
        </w:rPr>
        <w:annotationRef/>
      </w:r>
      <w:r>
        <w:t>ma noi sappiamo quanto e’ di solito la performance di classificazione in questi gruppi?Perche’ cosi’ sembra che facciamo un confronto nel nostro paper</w:t>
      </w:r>
    </w:p>
  </w:comment>
  <w:comment w:id="9" w:author="Ilaria Boscolo Galazzo" w:date="2026-06-26T18:45:00Z" w:initials="IBG">
    <w:p w14:paraId="67D2AC69" w14:textId="2CF8E308" w:rsidR="00633EE1" w:rsidRDefault="00633EE1" w:rsidP="00633EE1">
      <w:pPr>
        <w:pStyle w:val="Testocommento"/>
      </w:pPr>
      <w:r>
        <w:rPr>
          <w:rStyle w:val="Rimandocommento"/>
        </w:rPr>
        <w:annotationRef/>
      </w:r>
      <w:r>
        <w:t>In generale pero’, anche in discussione, se abbiamo questo dato sarebbe utile inserirlo (non mi semrba ora ci sia), per far capire di solito di che performance si parla…Metti che comunque si faccia 0.6-0.7</w:t>
      </w:r>
    </w:p>
  </w:comment>
  <w:comment w:id="10" w:author="Ilaria Boscolo Galazzo" w:date="2026-06-26T18:47:00Z" w:initials="IBG">
    <w:p w14:paraId="349242A9" w14:textId="4B91AFA4" w:rsidR="00135E69" w:rsidRDefault="00135E69" w:rsidP="00135E69">
      <w:pPr>
        <w:pStyle w:val="Testocommento"/>
      </w:pPr>
      <w:r>
        <w:rPr>
          <w:rStyle w:val="Rimandocommento"/>
        </w:rPr>
        <w:annotationRef/>
      </w:r>
      <w:r>
        <w:t>Io sarei per renderla un po’ piu’ smooth, senno’ sembra un “attacco”, e poi nel testo siamo generalmente meno netti.</w:t>
      </w:r>
    </w:p>
  </w:comment>
  <w:comment w:id="11" w:author="Silvia Saglia" w:date="2026-08-06T12:41:00Z" w:initials="SS">
    <w:p w14:paraId="007D9D31" w14:textId="77777777" w:rsidR="001673C9" w:rsidRDefault="001673C9" w:rsidP="001673C9">
      <w:pPr>
        <w:pStyle w:val="Testocommento"/>
        <w:jc w:val="left"/>
      </w:pPr>
      <w:r>
        <w:rPr>
          <w:rStyle w:val="Rimandocommento"/>
        </w:rPr>
        <w:annotationRef/>
      </w:r>
      <w:r>
        <w:t>Ho aggiunto letteratura “contro” LNM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3F0BC" w15:done="0"/>
  <w15:commentEx w15:paraId="06B9CDA0" w15:done="0"/>
  <w15:commentEx w15:paraId="7C9537F3" w15:done="0"/>
  <w15:commentEx w15:paraId="67D2AC69" w15:paraIdParent="7C9537F3" w15:done="0"/>
  <w15:commentEx w15:paraId="349242A9" w15:done="0"/>
  <w15:commentEx w15:paraId="007D9D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94787" w16cex:dateUtc="2026-06-26T16:46:00Z"/>
  <w16cex:commentExtensible w16cex:durableId="2DE946C8" w16cex:dateUtc="2026-06-26T16:43:00Z"/>
  <w16cex:commentExtensible w16cex:durableId="2DE9471E" w16cex:dateUtc="2026-06-26T16:44:00Z"/>
  <w16cex:commentExtensible w16cex:durableId="2DE9474D" w16cex:dateUtc="2026-06-26T16:45:00Z"/>
  <w16cex:commentExtensible w16cex:durableId="2DE947B4" w16cex:dateUtc="2026-06-26T16:47:00Z"/>
  <w16cex:commentExtensible w16cex:durableId="15F79EEC" w16cex:dateUtc="2026-08-06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3F0BC" w16cid:durableId="2DE94787"/>
  <w16cid:commentId w16cid:paraId="06B9CDA0" w16cid:durableId="2DE946C8"/>
  <w16cid:commentId w16cid:paraId="7C9537F3" w16cid:durableId="2DE9471E"/>
  <w16cid:commentId w16cid:paraId="67D2AC69" w16cid:durableId="2DE9474D"/>
  <w16cid:commentId w16cid:paraId="349242A9" w16cid:durableId="2DE947B4"/>
  <w16cid:commentId w16cid:paraId="007D9D31" w16cid:durableId="15F79E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99F9" w14:textId="77777777" w:rsidR="00F10A5A" w:rsidRDefault="00F10A5A" w:rsidP="00205120">
      <w:r>
        <w:separator/>
      </w:r>
    </w:p>
  </w:endnote>
  <w:endnote w:type="continuationSeparator" w:id="0">
    <w:p w14:paraId="00B2E0C4" w14:textId="77777777" w:rsidR="00F10A5A" w:rsidRDefault="00F10A5A" w:rsidP="00205120">
      <w:r>
        <w:continuationSeparator/>
      </w:r>
    </w:p>
  </w:endnote>
  <w:endnote w:type="continuationNotice" w:id="1">
    <w:p w14:paraId="736914D5" w14:textId="77777777" w:rsidR="00F10A5A" w:rsidRDefault="00F10A5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altName w:val="Calibri"/>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12A7" w14:textId="77777777" w:rsidR="00F10A5A" w:rsidRDefault="00F10A5A" w:rsidP="00205120">
      <w:r>
        <w:separator/>
      </w:r>
    </w:p>
  </w:footnote>
  <w:footnote w:type="continuationSeparator" w:id="0">
    <w:p w14:paraId="7AF28765" w14:textId="77777777" w:rsidR="00F10A5A" w:rsidRDefault="00F10A5A" w:rsidP="00205120">
      <w:r>
        <w:continuationSeparator/>
      </w:r>
    </w:p>
  </w:footnote>
  <w:footnote w:type="continuationNotice" w:id="1">
    <w:p w14:paraId="6F260BF9" w14:textId="77777777" w:rsidR="00F10A5A" w:rsidRDefault="00F10A5A">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F0A1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443E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868E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7A0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0E61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AC74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0AC6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7CBA4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C290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C3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91D40"/>
    <w:multiLevelType w:val="hybridMultilevel"/>
    <w:tmpl w:val="D464884A"/>
    <w:lvl w:ilvl="0" w:tplc="FDAC4EF8">
      <w:start w:val="1"/>
      <w:numFmt w:val="lowerLetter"/>
      <w:lvlText w:val="%1)"/>
      <w:lvlJc w:val="left"/>
      <w:pPr>
        <w:ind w:left="1020" w:hanging="360"/>
      </w:pPr>
    </w:lvl>
    <w:lvl w:ilvl="1" w:tplc="092EA672">
      <w:start w:val="1"/>
      <w:numFmt w:val="lowerLetter"/>
      <w:lvlText w:val="%2)"/>
      <w:lvlJc w:val="left"/>
      <w:pPr>
        <w:ind w:left="1020" w:hanging="360"/>
      </w:pPr>
    </w:lvl>
    <w:lvl w:ilvl="2" w:tplc="0CB61F02">
      <w:start w:val="1"/>
      <w:numFmt w:val="lowerLetter"/>
      <w:lvlText w:val="%3)"/>
      <w:lvlJc w:val="left"/>
      <w:pPr>
        <w:ind w:left="1020" w:hanging="360"/>
      </w:pPr>
    </w:lvl>
    <w:lvl w:ilvl="3" w:tplc="1034D672">
      <w:start w:val="1"/>
      <w:numFmt w:val="lowerLetter"/>
      <w:lvlText w:val="%4)"/>
      <w:lvlJc w:val="left"/>
      <w:pPr>
        <w:ind w:left="1020" w:hanging="360"/>
      </w:pPr>
    </w:lvl>
    <w:lvl w:ilvl="4" w:tplc="7DB64F06">
      <w:start w:val="1"/>
      <w:numFmt w:val="lowerLetter"/>
      <w:lvlText w:val="%5)"/>
      <w:lvlJc w:val="left"/>
      <w:pPr>
        <w:ind w:left="1020" w:hanging="360"/>
      </w:pPr>
    </w:lvl>
    <w:lvl w:ilvl="5" w:tplc="092C5896">
      <w:start w:val="1"/>
      <w:numFmt w:val="lowerLetter"/>
      <w:lvlText w:val="%6)"/>
      <w:lvlJc w:val="left"/>
      <w:pPr>
        <w:ind w:left="1020" w:hanging="360"/>
      </w:pPr>
    </w:lvl>
    <w:lvl w:ilvl="6" w:tplc="E5E4F416">
      <w:start w:val="1"/>
      <w:numFmt w:val="lowerLetter"/>
      <w:lvlText w:val="%7)"/>
      <w:lvlJc w:val="left"/>
      <w:pPr>
        <w:ind w:left="1020" w:hanging="360"/>
      </w:pPr>
    </w:lvl>
    <w:lvl w:ilvl="7" w:tplc="8F3A2E04">
      <w:start w:val="1"/>
      <w:numFmt w:val="lowerLetter"/>
      <w:lvlText w:val="%8)"/>
      <w:lvlJc w:val="left"/>
      <w:pPr>
        <w:ind w:left="1020" w:hanging="360"/>
      </w:pPr>
    </w:lvl>
    <w:lvl w:ilvl="8" w:tplc="BFB4EC78">
      <w:start w:val="1"/>
      <w:numFmt w:val="lowerLetter"/>
      <w:lvlText w:val="%9)"/>
      <w:lvlJc w:val="left"/>
      <w:pPr>
        <w:ind w:left="1020" w:hanging="360"/>
      </w:pPr>
    </w:lvl>
  </w:abstractNum>
  <w:abstractNum w:abstractNumId="11" w15:restartNumberingAfterBreak="0">
    <w:nsid w:val="36FC0E99"/>
    <w:multiLevelType w:val="hybridMultilevel"/>
    <w:tmpl w:val="819488F4"/>
    <w:lvl w:ilvl="0" w:tplc="694A9B2E">
      <w:start w:val="1"/>
      <w:numFmt w:val="lowerLetter"/>
      <w:lvlText w:val="%1)"/>
      <w:lvlJc w:val="left"/>
      <w:pPr>
        <w:ind w:left="1020" w:hanging="360"/>
      </w:pPr>
    </w:lvl>
    <w:lvl w:ilvl="1" w:tplc="9FAE5752">
      <w:start w:val="1"/>
      <w:numFmt w:val="lowerLetter"/>
      <w:lvlText w:val="%2)"/>
      <w:lvlJc w:val="left"/>
      <w:pPr>
        <w:ind w:left="1020" w:hanging="360"/>
      </w:pPr>
    </w:lvl>
    <w:lvl w:ilvl="2" w:tplc="46104BF0">
      <w:start w:val="1"/>
      <w:numFmt w:val="lowerLetter"/>
      <w:lvlText w:val="%3)"/>
      <w:lvlJc w:val="left"/>
      <w:pPr>
        <w:ind w:left="1020" w:hanging="360"/>
      </w:pPr>
    </w:lvl>
    <w:lvl w:ilvl="3" w:tplc="8B2A3C56">
      <w:start w:val="1"/>
      <w:numFmt w:val="lowerLetter"/>
      <w:lvlText w:val="%4)"/>
      <w:lvlJc w:val="left"/>
      <w:pPr>
        <w:ind w:left="1020" w:hanging="360"/>
      </w:pPr>
    </w:lvl>
    <w:lvl w:ilvl="4" w:tplc="3274E1DC">
      <w:start w:val="1"/>
      <w:numFmt w:val="lowerLetter"/>
      <w:lvlText w:val="%5)"/>
      <w:lvlJc w:val="left"/>
      <w:pPr>
        <w:ind w:left="1020" w:hanging="360"/>
      </w:pPr>
    </w:lvl>
    <w:lvl w:ilvl="5" w:tplc="341EC836">
      <w:start w:val="1"/>
      <w:numFmt w:val="lowerLetter"/>
      <w:lvlText w:val="%6)"/>
      <w:lvlJc w:val="left"/>
      <w:pPr>
        <w:ind w:left="1020" w:hanging="360"/>
      </w:pPr>
    </w:lvl>
    <w:lvl w:ilvl="6" w:tplc="69D484B4">
      <w:start w:val="1"/>
      <w:numFmt w:val="lowerLetter"/>
      <w:lvlText w:val="%7)"/>
      <w:lvlJc w:val="left"/>
      <w:pPr>
        <w:ind w:left="1020" w:hanging="360"/>
      </w:pPr>
    </w:lvl>
    <w:lvl w:ilvl="7" w:tplc="5BB45DD6">
      <w:start w:val="1"/>
      <w:numFmt w:val="lowerLetter"/>
      <w:lvlText w:val="%8)"/>
      <w:lvlJc w:val="left"/>
      <w:pPr>
        <w:ind w:left="1020" w:hanging="360"/>
      </w:pPr>
    </w:lvl>
    <w:lvl w:ilvl="8" w:tplc="7076CFEE">
      <w:start w:val="1"/>
      <w:numFmt w:val="lowerLetter"/>
      <w:lvlText w:val="%9)"/>
      <w:lvlJc w:val="left"/>
      <w:pPr>
        <w:ind w:left="1020" w:hanging="360"/>
      </w:pPr>
    </w:lvl>
  </w:abstractNum>
  <w:abstractNum w:abstractNumId="12" w15:restartNumberingAfterBreak="0">
    <w:nsid w:val="430F643B"/>
    <w:multiLevelType w:val="multilevel"/>
    <w:tmpl w:val="0F5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8305C5"/>
    <w:multiLevelType w:val="multilevel"/>
    <w:tmpl w:val="10FAA87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94366726">
    <w:abstractNumId w:val="6"/>
  </w:num>
  <w:num w:numId="2" w16cid:durableId="91554909">
    <w:abstractNumId w:val="2"/>
  </w:num>
  <w:num w:numId="3" w16cid:durableId="1811702959">
    <w:abstractNumId w:val="10"/>
  </w:num>
  <w:num w:numId="4" w16cid:durableId="1247879473">
    <w:abstractNumId w:val="9"/>
  </w:num>
  <w:num w:numId="5" w16cid:durableId="1936397375">
    <w:abstractNumId w:val="13"/>
  </w:num>
  <w:num w:numId="6" w16cid:durableId="527840880">
    <w:abstractNumId w:val="7"/>
  </w:num>
  <w:num w:numId="7" w16cid:durableId="2073383425">
    <w:abstractNumId w:val="11"/>
  </w:num>
  <w:num w:numId="8" w16cid:durableId="1142036145">
    <w:abstractNumId w:val="8"/>
  </w:num>
  <w:num w:numId="9" w16cid:durableId="2081975111">
    <w:abstractNumId w:val="1"/>
  </w:num>
  <w:num w:numId="10" w16cid:durableId="2134056422">
    <w:abstractNumId w:val="0"/>
  </w:num>
  <w:num w:numId="11" w16cid:durableId="1252472428">
    <w:abstractNumId w:val="4"/>
  </w:num>
  <w:num w:numId="12" w16cid:durableId="1850486446">
    <w:abstractNumId w:val="3"/>
  </w:num>
  <w:num w:numId="13" w16cid:durableId="180366050">
    <w:abstractNumId w:val="5"/>
  </w:num>
  <w:num w:numId="14" w16cid:durableId="68675434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enzo Pini">
    <w15:presenceInfo w15:providerId="AD" w15:userId="S::lorenzo.pini@unipd.it::e97c6c97-3756-4cf5-b438-e90ebb9ab7cc"/>
  </w15:person>
  <w15:person w15:author="Ilaria Boscolo Galazzo">
    <w15:presenceInfo w15:providerId="AD" w15:userId="S::ilaria.boscologalazzo@univr.it::f13ea33d-728e-4f95-8b54-b8faaee3309c"/>
  </w15:person>
  <w15:person w15:author="Silvia Saglia">
    <w15:presenceInfo w15:providerId="AD" w15:userId="S::silvia.saglia@univr.it::69ad44fa-3654-4ea0-b0dc-f3f575f0fa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7B"/>
    <w:rsid w:val="00000A9A"/>
    <w:rsid w:val="00001194"/>
    <w:rsid w:val="00001380"/>
    <w:rsid w:val="000023E9"/>
    <w:rsid w:val="000025D0"/>
    <w:rsid w:val="000026F9"/>
    <w:rsid w:val="000028F2"/>
    <w:rsid w:val="00002C90"/>
    <w:rsid w:val="000032E3"/>
    <w:rsid w:val="00003416"/>
    <w:rsid w:val="00003820"/>
    <w:rsid w:val="00003A0B"/>
    <w:rsid w:val="00004276"/>
    <w:rsid w:val="000051E8"/>
    <w:rsid w:val="000054B1"/>
    <w:rsid w:val="000055FD"/>
    <w:rsid w:val="000056C7"/>
    <w:rsid w:val="00005B41"/>
    <w:rsid w:val="00005F23"/>
    <w:rsid w:val="0000620D"/>
    <w:rsid w:val="00007B8B"/>
    <w:rsid w:val="00007FA7"/>
    <w:rsid w:val="00010306"/>
    <w:rsid w:val="000106A1"/>
    <w:rsid w:val="00010C29"/>
    <w:rsid w:val="0001147D"/>
    <w:rsid w:val="00011E00"/>
    <w:rsid w:val="00011E22"/>
    <w:rsid w:val="00012249"/>
    <w:rsid w:val="00012AA3"/>
    <w:rsid w:val="00012C75"/>
    <w:rsid w:val="0001328E"/>
    <w:rsid w:val="00013B57"/>
    <w:rsid w:val="00013FA6"/>
    <w:rsid w:val="00014413"/>
    <w:rsid w:val="00014A54"/>
    <w:rsid w:val="00014B47"/>
    <w:rsid w:val="000153EA"/>
    <w:rsid w:val="00015C4E"/>
    <w:rsid w:val="00016888"/>
    <w:rsid w:val="00016B6C"/>
    <w:rsid w:val="00016CBB"/>
    <w:rsid w:val="0001711A"/>
    <w:rsid w:val="00017580"/>
    <w:rsid w:val="00017B96"/>
    <w:rsid w:val="00017C2C"/>
    <w:rsid w:val="000208B5"/>
    <w:rsid w:val="00021178"/>
    <w:rsid w:val="00021C57"/>
    <w:rsid w:val="0002239C"/>
    <w:rsid w:val="00022B33"/>
    <w:rsid w:val="00022B6B"/>
    <w:rsid w:val="0002307E"/>
    <w:rsid w:val="000230E5"/>
    <w:rsid w:val="00023B78"/>
    <w:rsid w:val="00023DDC"/>
    <w:rsid w:val="000240CE"/>
    <w:rsid w:val="0002475A"/>
    <w:rsid w:val="0002481E"/>
    <w:rsid w:val="00024A84"/>
    <w:rsid w:val="00024BCE"/>
    <w:rsid w:val="00024E09"/>
    <w:rsid w:val="00025258"/>
    <w:rsid w:val="00025399"/>
    <w:rsid w:val="0002544C"/>
    <w:rsid w:val="000259A7"/>
    <w:rsid w:val="00025CDA"/>
    <w:rsid w:val="000264E2"/>
    <w:rsid w:val="00026B79"/>
    <w:rsid w:val="00026CE2"/>
    <w:rsid w:val="00026F12"/>
    <w:rsid w:val="0002736D"/>
    <w:rsid w:val="000273C9"/>
    <w:rsid w:val="00027456"/>
    <w:rsid w:val="000277BA"/>
    <w:rsid w:val="00027C6D"/>
    <w:rsid w:val="0003029B"/>
    <w:rsid w:val="00030AD4"/>
    <w:rsid w:val="00031958"/>
    <w:rsid w:val="000319F5"/>
    <w:rsid w:val="00031F10"/>
    <w:rsid w:val="00032251"/>
    <w:rsid w:val="00032474"/>
    <w:rsid w:val="000326B0"/>
    <w:rsid w:val="000327D4"/>
    <w:rsid w:val="00032848"/>
    <w:rsid w:val="00032995"/>
    <w:rsid w:val="0003322F"/>
    <w:rsid w:val="00033E09"/>
    <w:rsid w:val="00033E5B"/>
    <w:rsid w:val="00033E75"/>
    <w:rsid w:val="0003421D"/>
    <w:rsid w:val="00034C8B"/>
    <w:rsid w:val="0003584E"/>
    <w:rsid w:val="00035B21"/>
    <w:rsid w:val="0003616C"/>
    <w:rsid w:val="00036321"/>
    <w:rsid w:val="00036D56"/>
    <w:rsid w:val="00036F60"/>
    <w:rsid w:val="00037A75"/>
    <w:rsid w:val="00037BF6"/>
    <w:rsid w:val="00037C16"/>
    <w:rsid w:val="00037E5B"/>
    <w:rsid w:val="000400EB"/>
    <w:rsid w:val="00040163"/>
    <w:rsid w:val="000428F9"/>
    <w:rsid w:val="00042AB1"/>
    <w:rsid w:val="00043864"/>
    <w:rsid w:val="00043A45"/>
    <w:rsid w:val="00044957"/>
    <w:rsid w:val="0004534F"/>
    <w:rsid w:val="0004626D"/>
    <w:rsid w:val="00046837"/>
    <w:rsid w:val="000474C8"/>
    <w:rsid w:val="000477BB"/>
    <w:rsid w:val="00047FF7"/>
    <w:rsid w:val="00050226"/>
    <w:rsid w:val="00050369"/>
    <w:rsid w:val="00050596"/>
    <w:rsid w:val="00050831"/>
    <w:rsid w:val="00050AE0"/>
    <w:rsid w:val="00051C06"/>
    <w:rsid w:val="00052438"/>
    <w:rsid w:val="0005293E"/>
    <w:rsid w:val="00052C71"/>
    <w:rsid w:val="00053238"/>
    <w:rsid w:val="00053A8E"/>
    <w:rsid w:val="00053E44"/>
    <w:rsid w:val="00054938"/>
    <w:rsid w:val="00054B72"/>
    <w:rsid w:val="00054DE7"/>
    <w:rsid w:val="000553C7"/>
    <w:rsid w:val="000561D3"/>
    <w:rsid w:val="00056818"/>
    <w:rsid w:val="000572FF"/>
    <w:rsid w:val="000573C1"/>
    <w:rsid w:val="00057EBA"/>
    <w:rsid w:val="000600E6"/>
    <w:rsid w:val="00060118"/>
    <w:rsid w:val="000616C4"/>
    <w:rsid w:val="00061FCF"/>
    <w:rsid w:val="00062D5A"/>
    <w:rsid w:val="00063306"/>
    <w:rsid w:val="00063777"/>
    <w:rsid w:val="00063F94"/>
    <w:rsid w:val="00064126"/>
    <w:rsid w:val="000643ED"/>
    <w:rsid w:val="0006455D"/>
    <w:rsid w:val="00064D39"/>
    <w:rsid w:val="00065604"/>
    <w:rsid w:val="00065CDF"/>
    <w:rsid w:val="00066026"/>
    <w:rsid w:val="000661A9"/>
    <w:rsid w:val="0006622A"/>
    <w:rsid w:val="00066E33"/>
    <w:rsid w:val="00066FF5"/>
    <w:rsid w:val="00067750"/>
    <w:rsid w:val="000679A3"/>
    <w:rsid w:val="00067ECB"/>
    <w:rsid w:val="0007049F"/>
    <w:rsid w:val="0007127E"/>
    <w:rsid w:val="000718B9"/>
    <w:rsid w:val="00072522"/>
    <w:rsid w:val="00072D6A"/>
    <w:rsid w:val="00073054"/>
    <w:rsid w:val="000730B1"/>
    <w:rsid w:val="00073DE1"/>
    <w:rsid w:val="00074276"/>
    <w:rsid w:val="0007457F"/>
    <w:rsid w:val="000747EF"/>
    <w:rsid w:val="000752FB"/>
    <w:rsid w:val="000755E4"/>
    <w:rsid w:val="00075701"/>
    <w:rsid w:val="00075927"/>
    <w:rsid w:val="0007595C"/>
    <w:rsid w:val="00075A67"/>
    <w:rsid w:val="00075D49"/>
    <w:rsid w:val="0007610D"/>
    <w:rsid w:val="0007615F"/>
    <w:rsid w:val="000762EF"/>
    <w:rsid w:val="0007756C"/>
    <w:rsid w:val="0007776C"/>
    <w:rsid w:val="00077CD7"/>
    <w:rsid w:val="0008024B"/>
    <w:rsid w:val="00080618"/>
    <w:rsid w:val="00080A04"/>
    <w:rsid w:val="00081962"/>
    <w:rsid w:val="00081A21"/>
    <w:rsid w:val="00081C2B"/>
    <w:rsid w:val="0008238E"/>
    <w:rsid w:val="000823CF"/>
    <w:rsid w:val="000829BC"/>
    <w:rsid w:val="00082A96"/>
    <w:rsid w:val="00082C04"/>
    <w:rsid w:val="00082DBA"/>
    <w:rsid w:val="00082E10"/>
    <w:rsid w:val="000830A0"/>
    <w:rsid w:val="00083F42"/>
    <w:rsid w:val="000844C7"/>
    <w:rsid w:val="0008457C"/>
    <w:rsid w:val="00085854"/>
    <w:rsid w:val="0008587C"/>
    <w:rsid w:val="000858B4"/>
    <w:rsid w:val="00085914"/>
    <w:rsid w:val="00085A01"/>
    <w:rsid w:val="00085AF2"/>
    <w:rsid w:val="0008660B"/>
    <w:rsid w:val="00087352"/>
    <w:rsid w:val="0008773A"/>
    <w:rsid w:val="00087ED6"/>
    <w:rsid w:val="0009104C"/>
    <w:rsid w:val="000919A1"/>
    <w:rsid w:val="00091C84"/>
    <w:rsid w:val="0009213C"/>
    <w:rsid w:val="000923EC"/>
    <w:rsid w:val="000926AE"/>
    <w:rsid w:val="00092884"/>
    <w:rsid w:val="00092D54"/>
    <w:rsid w:val="00093361"/>
    <w:rsid w:val="00093CFF"/>
    <w:rsid w:val="00093D88"/>
    <w:rsid w:val="000947E6"/>
    <w:rsid w:val="0009494A"/>
    <w:rsid w:val="00095118"/>
    <w:rsid w:val="0009523D"/>
    <w:rsid w:val="000953E9"/>
    <w:rsid w:val="000960D0"/>
    <w:rsid w:val="0009710F"/>
    <w:rsid w:val="000973D9"/>
    <w:rsid w:val="000976AA"/>
    <w:rsid w:val="0009798D"/>
    <w:rsid w:val="00097F4A"/>
    <w:rsid w:val="000A1559"/>
    <w:rsid w:val="000A1677"/>
    <w:rsid w:val="000A221D"/>
    <w:rsid w:val="000A2373"/>
    <w:rsid w:val="000A26AF"/>
    <w:rsid w:val="000A2C94"/>
    <w:rsid w:val="000A2D53"/>
    <w:rsid w:val="000A3193"/>
    <w:rsid w:val="000A3F72"/>
    <w:rsid w:val="000A411F"/>
    <w:rsid w:val="000A4416"/>
    <w:rsid w:val="000A4BCE"/>
    <w:rsid w:val="000A6E0E"/>
    <w:rsid w:val="000A70DC"/>
    <w:rsid w:val="000A7A7A"/>
    <w:rsid w:val="000A7E3C"/>
    <w:rsid w:val="000A7FB5"/>
    <w:rsid w:val="000B0754"/>
    <w:rsid w:val="000B0E63"/>
    <w:rsid w:val="000B126C"/>
    <w:rsid w:val="000B1E10"/>
    <w:rsid w:val="000B20E9"/>
    <w:rsid w:val="000B217A"/>
    <w:rsid w:val="000B21FC"/>
    <w:rsid w:val="000B24AC"/>
    <w:rsid w:val="000B2670"/>
    <w:rsid w:val="000B2D6B"/>
    <w:rsid w:val="000B3F00"/>
    <w:rsid w:val="000B4FAB"/>
    <w:rsid w:val="000B6225"/>
    <w:rsid w:val="000B6477"/>
    <w:rsid w:val="000B6EB9"/>
    <w:rsid w:val="000B7760"/>
    <w:rsid w:val="000B7D8E"/>
    <w:rsid w:val="000C0172"/>
    <w:rsid w:val="000C02B0"/>
    <w:rsid w:val="000C0CEC"/>
    <w:rsid w:val="000C145F"/>
    <w:rsid w:val="000C16C8"/>
    <w:rsid w:val="000C1835"/>
    <w:rsid w:val="000C1849"/>
    <w:rsid w:val="000C1F39"/>
    <w:rsid w:val="000C2223"/>
    <w:rsid w:val="000C23BE"/>
    <w:rsid w:val="000C23E0"/>
    <w:rsid w:val="000C291E"/>
    <w:rsid w:val="000C3D8A"/>
    <w:rsid w:val="000C3EF0"/>
    <w:rsid w:val="000C42F2"/>
    <w:rsid w:val="000C4AE4"/>
    <w:rsid w:val="000C5403"/>
    <w:rsid w:val="000C5AFF"/>
    <w:rsid w:val="000C5D19"/>
    <w:rsid w:val="000C60EE"/>
    <w:rsid w:val="000C67AF"/>
    <w:rsid w:val="000C68F1"/>
    <w:rsid w:val="000C6C8B"/>
    <w:rsid w:val="000C702D"/>
    <w:rsid w:val="000C71E6"/>
    <w:rsid w:val="000C792A"/>
    <w:rsid w:val="000D04DB"/>
    <w:rsid w:val="000D0930"/>
    <w:rsid w:val="000D0A71"/>
    <w:rsid w:val="000D0BCF"/>
    <w:rsid w:val="000D0C6B"/>
    <w:rsid w:val="000D0E64"/>
    <w:rsid w:val="000D274A"/>
    <w:rsid w:val="000D2AED"/>
    <w:rsid w:val="000D339C"/>
    <w:rsid w:val="000D4084"/>
    <w:rsid w:val="000D4F5A"/>
    <w:rsid w:val="000D5D34"/>
    <w:rsid w:val="000D6351"/>
    <w:rsid w:val="000D6376"/>
    <w:rsid w:val="000D6D4C"/>
    <w:rsid w:val="000E01D4"/>
    <w:rsid w:val="000E03A7"/>
    <w:rsid w:val="000E04F8"/>
    <w:rsid w:val="000E0D31"/>
    <w:rsid w:val="000E1238"/>
    <w:rsid w:val="000E18DE"/>
    <w:rsid w:val="000E1B0A"/>
    <w:rsid w:val="000E1B62"/>
    <w:rsid w:val="000E2E82"/>
    <w:rsid w:val="000E36E6"/>
    <w:rsid w:val="000E41FA"/>
    <w:rsid w:val="000E4324"/>
    <w:rsid w:val="000E4379"/>
    <w:rsid w:val="000E4573"/>
    <w:rsid w:val="000E4D7B"/>
    <w:rsid w:val="000E4F14"/>
    <w:rsid w:val="000E519C"/>
    <w:rsid w:val="000E594C"/>
    <w:rsid w:val="000E5AA5"/>
    <w:rsid w:val="000E6BF6"/>
    <w:rsid w:val="000E7106"/>
    <w:rsid w:val="000E7143"/>
    <w:rsid w:val="000E733C"/>
    <w:rsid w:val="000F08CC"/>
    <w:rsid w:val="000F0B86"/>
    <w:rsid w:val="000F1550"/>
    <w:rsid w:val="000F1626"/>
    <w:rsid w:val="000F19C4"/>
    <w:rsid w:val="000F1BF3"/>
    <w:rsid w:val="000F2206"/>
    <w:rsid w:val="000F2773"/>
    <w:rsid w:val="000F372D"/>
    <w:rsid w:val="000F394B"/>
    <w:rsid w:val="000F3AE3"/>
    <w:rsid w:val="000F3D1C"/>
    <w:rsid w:val="000F410C"/>
    <w:rsid w:val="000F445E"/>
    <w:rsid w:val="000F44A4"/>
    <w:rsid w:val="000F4533"/>
    <w:rsid w:val="000F4679"/>
    <w:rsid w:val="000F4A04"/>
    <w:rsid w:val="000F4A55"/>
    <w:rsid w:val="000F4DCC"/>
    <w:rsid w:val="000F5E2D"/>
    <w:rsid w:val="000F64EA"/>
    <w:rsid w:val="000F665B"/>
    <w:rsid w:val="000F66BE"/>
    <w:rsid w:val="000F6D4A"/>
    <w:rsid w:val="000F6E82"/>
    <w:rsid w:val="000F719E"/>
    <w:rsid w:val="000F7CC2"/>
    <w:rsid w:val="000F7D96"/>
    <w:rsid w:val="00100EE3"/>
    <w:rsid w:val="0010110A"/>
    <w:rsid w:val="0010116E"/>
    <w:rsid w:val="00101578"/>
    <w:rsid w:val="0010192D"/>
    <w:rsid w:val="0010197F"/>
    <w:rsid w:val="001019B1"/>
    <w:rsid w:val="001020A7"/>
    <w:rsid w:val="001020F2"/>
    <w:rsid w:val="001024FF"/>
    <w:rsid w:val="00102C2B"/>
    <w:rsid w:val="0010337C"/>
    <w:rsid w:val="00103A00"/>
    <w:rsid w:val="0010402E"/>
    <w:rsid w:val="001040ED"/>
    <w:rsid w:val="00104193"/>
    <w:rsid w:val="0010437C"/>
    <w:rsid w:val="001043B0"/>
    <w:rsid w:val="001046FA"/>
    <w:rsid w:val="00104A60"/>
    <w:rsid w:val="00104DB0"/>
    <w:rsid w:val="00105343"/>
    <w:rsid w:val="00105934"/>
    <w:rsid w:val="00105B07"/>
    <w:rsid w:val="00105EE1"/>
    <w:rsid w:val="0010683B"/>
    <w:rsid w:val="0010690B"/>
    <w:rsid w:val="00107025"/>
    <w:rsid w:val="0010714B"/>
    <w:rsid w:val="0010737E"/>
    <w:rsid w:val="001074CB"/>
    <w:rsid w:val="00110251"/>
    <w:rsid w:val="001102D2"/>
    <w:rsid w:val="00110668"/>
    <w:rsid w:val="001107F8"/>
    <w:rsid w:val="0011087A"/>
    <w:rsid w:val="001108BB"/>
    <w:rsid w:val="00110B50"/>
    <w:rsid w:val="00111F8A"/>
    <w:rsid w:val="00112651"/>
    <w:rsid w:val="0011395A"/>
    <w:rsid w:val="00113B63"/>
    <w:rsid w:val="00113C32"/>
    <w:rsid w:val="0011476C"/>
    <w:rsid w:val="001147AD"/>
    <w:rsid w:val="001148D5"/>
    <w:rsid w:val="00114C02"/>
    <w:rsid w:val="00114DC0"/>
    <w:rsid w:val="00115115"/>
    <w:rsid w:val="00115A7A"/>
    <w:rsid w:val="001165BD"/>
    <w:rsid w:val="001170F6"/>
    <w:rsid w:val="00117B3F"/>
    <w:rsid w:val="00120134"/>
    <w:rsid w:val="0012089C"/>
    <w:rsid w:val="00120FB7"/>
    <w:rsid w:val="0012135D"/>
    <w:rsid w:val="00122769"/>
    <w:rsid w:val="00122866"/>
    <w:rsid w:val="001228A4"/>
    <w:rsid w:val="00123614"/>
    <w:rsid w:val="001239F2"/>
    <w:rsid w:val="0012435F"/>
    <w:rsid w:val="0012484D"/>
    <w:rsid w:val="00124D2F"/>
    <w:rsid w:val="00124DCB"/>
    <w:rsid w:val="00124F2A"/>
    <w:rsid w:val="00124F30"/>
    <w:rsid w:val="00125C50"/>
    <w:rsid w:val="00125FDE"/>
    <w:rsid w:val="0012714A"/>
    <w:rsid w:val="001271AC"/>
    <w:rsid w:val="00127372"/>
    <w:rsid w:val="00130011"/>
    <w:rsid w:val="001316E9"/>
    <w:rsid w:val="0013193D"/>
    <w:rsid w:val="00132BED"/>
    <w:rsid w:val="00132DCA"/>
    <w:rsid w:val="00132EC9"/>
    <w:rsid w:val="00134135"/>
    <w:rsid w:val="00134172"/>
    <w:rsid w:val="001356A1"/>
    <w:rsid w:val="00135E69"/>
    <w:rsid w:val="001367A6"/>
    <w:rsid w:val="00136D75"/>
    <w:rsid w:val="00136EE8"/>
    <w:rsid w:val="00137C40"/>
    <w:rsid w:val="00137C8E"/>
    <w:rsid w:val="0014185F"/>
    <w:rsid w:val="00141A8E"/>
    <w:rsid w:val="00141EE7"/>
    <w:rsid w:val="0014246B"/>
    <w:rsid w:val="0014335A"/>
    <w:rsid w:val="00144D8D"/>
    <w:rsid w:val="00144F8B"/>
    <w:rsid w:val="001454F4"/>
    <w:rsid w:val="00145940"/>
    <w:rsid w:val="00145A66"/>
    <w:rsid w:val="00145E97"/>
    <w:rsid w:val="00145F82"/>
    <w:rsid w:val="00146790"/>
    <w:rsid w:val="0014706D"/>
    <w:rsid w:val="001505FD"/>
    <w:rsid w:val="0015086B"/>
    <w:rsid w:val="0015097F"/>
    <w:rsid w:val="00150A70"/>
    <w:rsid w:val="00150C05"/>
    <w:rsid w:val="00150FB4"/>
    <w:rsid w:val="001519F2"/>
    <w:rsid w:val="00151D30"/>
    <w:rsid w:val="00152563"/>
    <w:rsid w:val="00152A3B"/>
    <w:rsid w:val="00152D91"/>
    <w:rsid w:val="001534F6"/>
    <w:rsid w:val="00153BE3"/>
    <w:rsid w:val="00153D75"/>
    <w:rsid w:val="00153F7E"/>
    <w:rsid w:val="001542FD"/>
    <w:rsid w:val="0015543A"/>
    <w:rsid w:val="00155A28"/>
    <w:rsid w:val="00155BB2"/>
    <w:rsid w:val="00155D6E"/>
    <w:rsid w:val="00156089"/>
    <w:rsid w:val="001560DB"/>
    <w:rsid w:val="00156394"/>
    <w:rsid w:val="001568DF"/>
    <w:rsid w:val="00156AD2"/>
    <w:rsid w:val="00156B3B"/>
    <w:rsid w:val="00156B85"/>
    <w:rsid w:val="001571AB"/>
    <w:rsid w:val="00160AED"/>
    <w:rsid w:val="00160E18"/>
    <w:rsid w:val="00160F5D"/>
    <w:rsid w:val="001617EC"/>
    <w:rsid w:val="001627D9"/>
    <w:rsid w:val="00162A38"/>
    <w:rsid w:val="00162A67"/>
    <w:rsid w:val="00162B31"/>
    <w:rsid w:val="00163CD4"/>
    <w:rsid w:val="00164621"/>
    <w:rsid w:val="001650A2"/>
    <w:rsid w:val="0016552A"/>
    <w:rsid w:val="001662BE"/>
    <w:rsid w:val="00166368"/>
    <w:rsid w:val="001664F9"/>
    <w:rsid w:val="00166716"/>
    <w:rsid w:val="00166D61"/>
    <w:rsid w:val="00166E4A"/>
    <w:rsid w:val="001670F5"/>
    <w:rsid w:val="001673C9"/>
    <w:rsid w:val="001677A6"/>
    <w:rsid w:val="00170A39"/>
    <w:rsid w:val="00170EAC"/>
    <w:rsid w:val="00172E2B"/>
    <w:rsid w:val="00173384"/>
    <w:rsid w:val="00173D6D"/>
    <w:rsid w:val="0017444D"/>
    <w:rsid w:val="00174684"/>
    <w:rsid w:val="00174CC9"/>
    <w:rsid w:val="0017587B"/>
    <w:rsid w:val="00176C7F"/>
    <w:rsid w:val="00176F50"/>
    <w:rsid w:val="00177B77"/>
    <w:rsid w:val="00177FAC"/>
    <w:rsid w:val="0018089E"/>
    <w:rsid w:val="00180BB4"/>
    <w:rsid w:val="00180E81"/>
    <w:rsid w:val="00180EA0"/>
    <w:rsid w:val="001812FD"/>
    <w:rsid w:val="00181883"/>
    <w:rsid w:val="00181D8D"/>
    <w:rsid w:val="00183092"/>
    <w:rsid w:val="0018349A"/>
    <w:rsid w:val="00183727"/>
    <w:rsid w:val="00183932"/>
    <w:rsid w:val="00183A3B"/>
    <w:rsid w:val="00183BC6"/>
    <w:rsid w:val="00184082"/>
    <w:rsid w:val="001853B7"/>
    <w:rsid w:val="00185D89"/>
    <w:rsid w:val="00185ECE"/>
    <w:rsid w:val="00185FF5"/>
    <w:rsid w:val="001871BE"/>
    <w:rsid w:val="0018735D"/>
    <w:rsid w:val="001878A5"/>
    <w:rsid w:val="00190477"/>
    <w:rsid w:val="0019212D"/>
    <w:rsid w:val="00192324"/>
    <w:rsid w:val="001926BC"/>
    <w:rsid w:val="00192D52"/>
    <w:rsid w:val="001930DA"/>
    <w:rsid w:val="001931F2"/>
    <w:rsid w:val="00193594"/>
    <w:rsid w:val="00193CFD"/>
    <w:rsid w:val="00194061"/>
    <w:rsid w:val="0019446D"/>
    <w:rsid w:val="001949B1"/>
    <w:rsid w:val="00194DDD"/>
    <w:rsid w:val="001958AF"/>
    <w:rsid w:val="00195CE5"/>
    <w:rsid w:val="0019618E"/>
    <w:rsid w:val="00196415"/>
    <w:rsid w:val="0019644A"/>
    <w:rsid w:val="00196526"/>
    <w:rsid w:val="00196CC6"/>
    <w:rsid w:val="001974BE"/>
    <w:rsid w:val="001A02E3"/>
    <w:rsid w:val="001A065B"/>
    <w:rsid w:val="001A0B1E"/>
    <w:rsid w:val="001A14CB"/>
    <w:rsid w:val="001A1A0B"/>
    <w:rsid w:val="001A1AEA"/>
    <w:rsid w:val="001A200E"/>
    <w:rsid w:val="001A2B33"/>
    <w:rsid w:val="001A31B2"/>
    <w:rsid w:val="001A3274"/>
    <w:rsid w:val="001A349F"/>
    <w:rsid w:val="001A39FA"/>
    <w:rsid w:val="001A3CB0"/>
    <w:rsid w:val="001A3D9D"/>
    <w:rsid w:val="001A42EE"/>
    <w:rsid w:val="001A465F"/>
    <w:rsid w:val="001A4A65"/>
    <w:rsid w:val="001A4B0D"/>
    <w:rsid w:val="001A6848"/>
    <w:rsid w:val="001A7386"/>
    <w:rsid w:val="001A75EB"/>
    <w:rsid w:val="001A7647"/>
    <w:rsid w:val="001A788D"/>
    <w:rsid w:val="001A79B5"/>
    <w:rsid w:val="001B1582"/>
    <w:rsid w:val="001B1ADD"/>
    <w:rsid w:val="001B29E1"/>
    <w:rsid w:val="001B34C7"/>
    <w:rsid w:val="001B3CAA"/>
    <w:rsid w:val="001B3D19"/>
    <w:rsid w:val="001B3EBB"/>
    <w:rsid w:val="001B451D"/>
    <w:rsid w:val="001B4E9B"/>
    <w:rsid w:val="001B531B"/>
    <w:rsid w:val="001B5CA9"/>
    <w:rsid w:val="001B605B"/>
    <w:rsid w:val="001B6378"/>
    <w:rsid w:val="001B728E"/>
    <w:rsid w:val="001B75CB"/>
    <w:rsid w:val="001B7CD0"/>
    <w:rsid w:val="001B7F0E"/>
    <w:rsid w:val="001C09E8"/>
    <w:rsid w:val="001C1301"/>
    <w:rsid w:val="001C190E"/>
    <w:rsid w:val="001C1ADD"/>
    <w:rsid w:val="001C2109"/>
    <w:rsid w:val="001C217B"/>
    <w:rsid w:val="001C27BF"/>
    <w:rsid w:val="001C2F9D"/>
    <w:rsid w:val="001C3054"/>
    <w:rsid w:val="001C3517"/>
    <w:rsid w:val="001C37E1"/>
    <w:rsid w:val="001C3903"/>
    <w:rsid w:val="001C3BCA"/>
    <w:rsid w:val="001C4181"/>
    <w:rsid w:val="001C4432"/>
    <w:rsid w:val="001C4578"/>
    <w:rsid w:val="001C4DF0"/>
    <w:rsid w:val="001C5951"/>
    <w:rsid w:val="001C5D78"/>
    <w:rsid w:val="001C5F27"/>
    <w:rsid w:val="001C70B7"/>
    <w:rsid w:val="001C743B"/>
    <w:rsid w:val="001C779C"/>
    <w:rsid w:val="001C77E1"/>
    <w:rsid w:val="001C78A3"/>
    <w:rsid w:val="001C791F"/>
    <w:rsid w:val="001C7BAB"/>
    <w:rsid w:val="001C7E13"/>
    <w:rsid w:val="001D002E"/>
    <w:rsid w:val="001D012F"/>
    <w:rsid w:val="001D042C"/>
    <w:rsid w:val="001D088D"/>
    <w:rsid w:val="001D1204"/>
    <w:rsid w:val="001D1301"/>
    <w:rsid w:val="001D13CC"/>
    <w:rsid w:val="001D13FD"/>
    <w:rsid w:val="001D1607"/>
    <w:rsid w:val="001D176C"/>
    <w:rsid w:val="001D1DD4"/>
    <w:rsid w:val="001D1F29"/>
    <w:rsid w:val="001D2692"/>
    <w:rsid w:val="001D28DF"/>
    <w:rsid w:val="001D334F"/>
    <w:rsid w:val="001D3759"/>
    <w:rsid w:val="001D3BE3"/>
    <w:rsid w:val="001D4ABC"/>
    <w:rsid w:val="001D4BA3"/>
    <w:rsid w:val="001D4E56"/>
    <w:rsid w:val="001D55E9"/>
    <w:rsid w:val="001D56A6"/>
    <w:rsid w:val="001D5789"/>
    <w:rsid w:val="001D59CA"/>
    <w:rsid w:val="001D5CAD"/>
    <w:rsid w:val="001D5CE9"/>
    <w:rsid w:val="001D5E39"/>
    <w:rsid w:val="001D626D"/>
    <w:rsid w:val="001D6C43"/>
    <w:rsid w:val="001D7A97"/>
    <w:rsid w:val="001D7DD6"/>
    <w:rsid w:val="001E021F"/>
    <w:rsid w:val="001E02F2"/>
    <w:rsid w:val="001E090F"/>
    <w:rsid w:val="001E12F7"/>
    <w:rsid w:val="001E1D29"/>
    <w:rsid w:val="001E2303"/>
    <w:rsid w:val="001E2920"/>
    <w:rsid w:val="001E3076"/>
    <w:rsid w:val="001E34CD"/>
    <w:rsid w:val="001E375D"/>
    <w:rsid w:val="001E430E"/>
    <w:rsid w:val="001E4475"/>
    <w:rsid w:val="001E4486"/>
    <w:rsid w:val="001E4ADC"/>
    <w:rsid w:val="001E4C68"/>
    <w:rsid w:val="001E5487"/>
    <w:rsid w:val="001E5560"/>
    <w:rsid w:val="001E5B0A"/>
    <w:rsid w:val="001E64AA"/>
    <w:rsid w:val="001E6D47"/>
    <w:rsid w:val="001E769E"/>
    <w:rsid w:val="001E7A66"/>
    <w:rsid w:val="001F03E2"/>
    <w:rsid w:val="001F0650"/>
    <w:rsid w:val="001F066E"/>
    <w:rsid w:val="001F0EDF"/>
    <w:rsid w:val="001F1136"/>
    <w:rsid w:val="001F1D33"/>
    <w:rsid w:val="001F24CB"/>
    <w:rsid w:val="001F2D84"/>
    <w:rsid w:val="001F2F90"/>
    <w:rsid w:val="001F3200"/>
    <w:rsid w:val="001F3850"/>
    <w:rsid w:val="001F39CC"/>
    <w:rsid w:val="001F414F"/>
    <w:rsid w:val="001F4364"/>
    <w:rsid w:val="001F436D"/>
    <w:rsid w:val="001F5F5B"/>
    <w:rsid w:val="001F6113"/>
    <w:rsid w:val="001F65EE"/>
    <w:rsid w:val="001F6E6C"/>
    <w:rsid w:val="001F70AF"/>
    <w:rsid w:val="001F7303"/>
    <w:rsid w:val="001F76A7"/>
    <w:rsid w:val="001F77EC"/>
    <w:rsid w:val="001F786A"/>
    <w:rsid w:val="001F7F5D"/>
    <w:rsid w:val="002002C9"/>
    <w:rsid w:val="0020065D"/>
    <w:rsid w:val="0020066C"/>
    <w:rsid w:val="00200EE8"/>
    <w:rsid w:val="0020180C"/>
    <w:rsid w:val="00201A08"/>
    <w:rsid w:val="00202035"/>
    <w:rsid w:val="00202180"/>
    <w:rsid w:val="00202418"/>
    <w:rsid w:val="00203672"/>
    <w:rsid w:val="002036F5"/>
    <w:rsid w:val="00203905"/>
    <w:rsid w:val="00203C98"/>
    <w:rsid w:val="0020410E"/>
    <w:rsid w:val="00204496"/>
    <w:rsid w:val="00205120"/>
    <w:rsid w:val="00205559"/>
    <w:rsid w:val="00205D12"/>
    <w:rsid w:val="002063ED"/>
    <w:rsid w:val="00207794"/>
    <w:rsid w:val="0020790A"/>
    <w:rsid w:val="00207E8F"/>
    <w:rsid w:val="00210313"/>
    <w:rsid w:val="00211925"/>
    <w:rsid w:val="0021210B"/>
    <w:rsid w:val="00212A12"/>
    <w:rsid w:val="00212B21"/>
    <w:rsid w:val="0021315F"/>
    <w:rsid w:val="00213275"/>
    <w:rsid w:val="00213489"/>
    <w:rsid w:val="002135F0"/>
    <w:rsid w:val="00214BF0"/>
    <w:rsid w:val="00214D09"/>
    <w:rsid w:val="00214F43"/>
    <w:rsid w:val="00215584"/>
    <w:rsid w:val="002158C8"/>
    <w:rsid w:val="00215EA6"/>
    <w:rsid w:val="00215F4C"/>
    <w:rsid w:val="0021644C"/>
    <w:rsid w:val="0021645B"/>
    <w:rsid w:val="00216894"/>
    <w:rsid w:val="00217352"/>
    <w:rsid w:val="00217514"/>
    <w:rsid w:val="00217CAA"/>
    <w:rsid w:val="002204F1"/>
    <w:rsid w:val="002206FB"/>
    <w:rsid w:val="002212B6"/>
    <w:rsid w:val="002216C3"/>
    <w:rsid w:val="00221AAC"/>
    <w:rsid w:val="00221BE0"/>
    <w:rsid w:val="00221C8C"/>
    <w:rsid w:val="00221D94"/>
    <w:rsid w:val="0022203E"/>
    <w:rsid w:val="00222CD6"/>
    <w:rsid w:val="00222EC8"/>
    <w:rsid w:val="002230DC"/>
    <w:rsid w:val="00223EC8"/>
    <w:rsid w:val="00224107"/>
    <w:rsid w:val="00224BCB"/>
    <w:rsid w:val="0022512C"/>
    <w:rsid w:val="00227522"/>
    <w:rsid w:val="00227821"/>
    <w:rsid w:val="00230043"/>
    <w:rsid w:val="0023086C"/>
    <w:rsid w:val="00230B6E"/>
    <w:rsid w:val="0023152C"/>
    <w:rsid w:val="00231582"/>
    <w:rsid w:val="00231E03"/>
    <w:rsid w:val="00232466"/>
    <w:rsid w:val="002324DC"/>
    <w:rsid w:val="0023279A"/>
    <w:rsid w:val="00232C19"/>
    <w:rsid w:val="00233A93"/>
    <w:rsid w:val="002341FE"/>
    <w:rsid w:val="002346AD"/>
    <w:rsid w:val="002348B8"/>
    <w:rsid w:val="00234CA8"/>
    <w:rsid w:val="00235034"/>
    <w:rsid w:val="00235357"/>
    <w:rsid w:val="00235400"/>
    <w:rsid w:val="00235C85"/>
    <w:rsid w:val="002362E7"/>
    <w:rsid w:val="0023655A"/>
    <w:rsid w:val="002368FF"/>
    <w:rsid w:val="00236DE6"/>
    <w:rsid w:val="0023716D"/>
    <w:rsid w:val="00237646"/>
    <w:rsid w:val="0023792A"/>
    <w:rsid w:val="00237C58"/>
    <w:rsid w:val="00237EA0"/>
    <w:rsid w:val="00237F07"/>
    <w:rsid w:val="0024032C"/>
    <w:rsid w:val="002406A5"/>
    <w:rsid w:val="002407AA"/>
    <w:rsid w:val="002415CA"/>
    <w:rsid w:val="0024211D"/>
    <w:rsid w:val="002421CF"/>
    <w:rsid w:val="00242422"/>
    <w:rsid w:val="002432F5"/>
    <w:rsid w:val="00243877"/>
    <w:rsid w:val="00243FB5"/>
    <w:rsid w:val="002445CD"/>
    <w:rsid w:val="0024496C"/>
    <w:rsid w:val="00244F63"/>
    <w:rsid w:val="00245BAF"/>
    <w:rsid w:val="00245D57"/>
    <w:rsid w:val="00245EE1"/>
    <w:rsid w:val="00246232"/>
    <w:rsid w:val="002468A9"/>
    <w:rsid w:val="002468BB"/>
    <w:rsid w:val="00247E51"/>
    <w:rsid w:val="00247F82"/>
    <w:rsid w:val="00247F88"/>
    <w:rsid w:val="002505E0"/>
    <w:rsid w:val="00250B51"/>
    <w:rsid w:val="002510CC"/>
    <w:rsid w:val="002514DA"/>
    <w:rsid w:val="0025164D"/>
    <w:rsid w:val="0025174D"/>
    <w:rsid w:val="00251AD3"/>
    <w:rsid w:val="00251E9B"/>
    <w:rsid w:val="0025211C"/>
    <w:rsid w:val="00252B8D"/>
    <w:rsid w:val="0025300C"/>
    <w:rsid w:val="00253119"/>
    <w:rsid w:val="00253765"/>
    <w:rsid w:val="00254468"/>
    <w:rsid w:val="002548DF"/>
    <w:rsid w:val="00254990"/>
    <w:rsid w:val="0025521D"/>
    <w:rsid w:val="002553E7"/>
    <w:rsid w:val="00255545"/>
    <w:rsid w:val="00256060"/>
    <w:rsid w:val="00256461"/>
    <w:rsid w:val="00256B0E"/>
    <w:rsid w:val="00256CFE"/>
    <w:rsid w:val="00256D42"/>
    <w:rsid w:val="00257F67"/>
    <w:rsid w:val="00260181"/>
    <w:rsid w:val="00260944"/>
    <w:rsid w:val="00260A0A"/>
    <w:rsid w:val="00260E33"/>
    <w:rsid w:val="002616D9"/>
    <w:rsid w:val="002619F0"/>
    <w:rsid w:val="00261F15"/>
    <w:rsid w:val="00262751"/>
    <w:rsid w:val="00262EC5"/>
    <w:rsid w:val="002630A6"/>
    <w:rsid w:val="002639F9"/>
    <w:rsid w:val="00263A9A"/>
    <w:rsid w:val="0026405F"/>
    <w:rsid w:val="0026511C"/>
    <w:rsid w:val="00265284"/>
    <w:rsid w:val="00266296"/>
    <w:rsid w:val="002663DF"/>
    <w:rsid w:val="0026741A"/>
    <w:rsid w:val="00267517"/>
    <w:rsid w:val="00267E59"/>
    <w:rsid w:val="00267EF0"/>
    <w:rsid w:val="002707B8"/>
    <w:rsid w:val="0027114A"/>
    <w:rsid w:val="002711E1"/>
    <w:rsid w:val="0027137A"/>
    <w:rsid w:val="002716C2"/>
    <w:rsid w:val="00271A90"/>
    <w:rsid w:val="00271B13"/>
    <w:rsid w:val="00271EFD"/>
    <w:rsid w:val="00272FB4"/>
    <w:rsid w:val="0027373E"/>
    <w:rsid w:val="002743B0"/>
    <w:rsid w:val="0027450B"/>
    <w:rsid w:val="002746B4"/>
    <w:rsid w:val="00274747"/>
    <w:rsid w:val="00274EE3"/>
    <w:rsid w:val="00275733"/>
    <w:rsid w:val="00275F4B"/>
    <w:rsid w:val="002762DB"/>
    <w:rsid w:val="002763D9"/>
    <w:rsid w:val="002764E1"/>
    <w:rsid w:val="00276649"/>
    <w:rsid w:val="00277188"/>
    <w:rsid w:val="00277379"/>
    <w:rsid w:val="0027755B"/>
    <w:rsid w:val="0027757C"/>
    <w:rsid w:val="002776BA"/>
    <w:rsid w:val="00277913"/>
    <w:rsid w:val="002779E1"/>
    <w:rsid w:val="00277A61"/>
    <w:rsid w:val="00277CC8"/>
    <w:rsid w:val="00277D83"/>
    <w:rsid w:val="00280D41"/>
    <w:rsid w:val="00281F18"/>
    <w:rsid w:val="002822A0"/>
    <w:rsid w:val="00282444"/>
    <w:rsid w:val="002824A7"/>
    <w:rsid w:val="00282A70"/>
    <w:rsid w:val="00282C5D"/>
    <w:rsid w:val="00282E83"/>
    <w:rsid w:val="00284055"/>
    <w:rsid w:val="002840A3"/>
    <w:rsid w:val="00284289"/>
    <w:rsid w:val="0028454C"/>
    <w:rsid w:val="002845A9"/>
    <w:rsid w:val="00284778"/>
    <w:rsid w:val="002849B5"/>
    <w:rsid w:val="00284CAF"/>
    <w:rsid w:val="002852DD"/>
    <w:rsid w:val="002856BD"/>
    <w:rsid w:val="00285B28"/>
    <w:rsid w:val="00286BF8"/>
    <w:rsid w:val="00286FD1"/>
    <w:rsid w:val="00287142"/>
    <w:rsid w:val="002875F4"/>
    <w:rsid w:val="002900BF"/>
    <w:rsid w:val="00291566"/>
    <w:rsid w:val="00291D83"/>
    <w:rsid w:val="0029222B"/>
    <w:rsid w:val="00292882"/>
    <w:rsid w:val="0029365A"/>
    <w:rsid w:val="00295025"/>
    <w:rsid w:val="00295088"/>
    <w:rsid w:val="00295902"/>
    <w:rsid w:val="0029608D"/>
    <w:rsid w:val="0029612C"/>
    <w:rsid w:val="002966F9"/>
    <w:rsid w:val="00296E61"/>
    <w:rsid w:val="002A00C7"/>
    <w:rsid w:val="002A010B"/>
    <w:rsid w:val="002A0258"/>
    <w:rsid w:val="002A08A5"/>
    <w:rsid w:val="002A0AED"/>
    <w:rsid w:val="002A175F"/>
    <w:rsid w:val="002A18ED"/>
    <w:rsid w:val="002A227F"/>
    <w:rsid w:val="002A2631"/>
    <w:rsid w:val="002A3033"/>
    <w:rsid w:val="002A4666"/>
    <w:rsid w:val="002A4765"/>
    <w:rsid w:val="002A48AC"/>
    <w:rsid w:val="002A4CA1"/>
    <w:rsid w:val="002A557E"/>
    <w:rsid w:val="002A5AB8"/>
    <w:rsid w:val="002A6625"/>
    <w:rsid w:val="002A676F"/>
    <w:rsid w:val="002A6A05"/>
    <w:rsid w:val="002A6D6D"/>
    <w:rsid w:val="002A72A9"/>
    <w:rsid w:val="002A7D4C"/>
    <w:rsid w:val="002B0024"/>
    <w:rsid w:val="002B0062"/>
    <w:rsid w:val="002B042F"/>
    <w:rsid w:val="002B14F0"/>
    <w:rsid w:val="002B1F0B"/>
    <w:rsid w:val="002B2231"/>
    <w:rsid w:val="002B22A9"/>
    <w:rsid w:val="002B2425"/>
    <w:rsid w:val="002B29C1"/>
    <w:rsid w:val="002B2F0D"/>
    <w:rsid w:val="002B3591"/>
    <w:rsid w:val="002B36EB"/>
    <w:rsid w:val="002B3862"/>
    <w:rsid w:val="002B3AC0"/>
    <w:rsid w:val="002B4318"/>
    <w:rsid w:val="002B43FC"/>
    <w:rsid w:val="002B52F3"/>
    <w:rsid w:val="002B52F8"/>
    <w:rsid w:val="002B5364"/>
    <w:rsid w:val="002B5E02"/>
    <w:rsid w:val="002B66B3"/>
    <w:rsid w:val="002B679B"/>
    <w:rsid w:val="002B6B0E"/>
    <w:rsid w:val="002B6B5B"/>
    <w:rsid w:val="002B6D23"/>
    <w:rsid w:val="002B7A04"/>
    <w:rsid w:val="002B7A9B"/>
    <w:rsid w:val="002B7E5A"/>
    <w:rsid w:val="002C05A9"/>
    <w:rsid w:val="002C09A9"/>
    <w:rsid w:val="002C09E8"/>
    <w:rsid w:val="002C0E10"/>
    <w:rsid w:val="002C10CE"/>
    <w:rsid w:val="002C1168"/>
    <w:rsid w:val="002C3BDC"/>
    <w:rsid w:val="002C45AD"/>
    <w:rsid w:val="002C4DFD"/>
    <w:rsid w:val="002C53CF"/>
    <w:rsid w:val="002C5589"/>
    <w:rsid w:val="002C5802"/>
    <w:rsid w:val="002C5FF7"/>
    <w:rsid w:val="002C6F39"/>
    <w:rsid w:val="002C71F2"/>
    <w:rsid w:val="002C748D"/>
    <w:rsid w:val="002C77CB"/>
    <w:rsid w:val="002D0665"/>
    <w:rsid w:val="002D0EE2"/>
    <w:rsid w:val="002D1205"/>
    <w:rsid w:val="002D14C2"/>
    <w:rsid w:val="002D1B8B"/>
    <w:rsid w:val="002D1D74"/>
    <w:rsid w:val="002D1D7C"/>
    <w:rsid w:val="002D345A"/>
    <w:rsid w:val="002D354E"/>
    <w:rsid w:val="002D3656"/>
    <w:rsid w:val="002D38A4"/>
    <w:rsid w:val="002D39B9"/>
    <w:rsid w:val="002D3D08"/>
    <w:rsid w:val="002D444D"/>
    <w:rsid w:val="002D4F5C"/>
    <w:rsid w:val="002D586D"/>
    <w:rsid w:val="002D5D57"/>
    <w:rsid w:val="002D63B9"/>
    <w:rsid w:val="002D6F75"/>
    <w:rsid w:val="002D7AE8"/>
    <w:rsid w:val="002E0022"/>
    <w:rsid w:val="002E1B4E"/>
    <w:rsid w:val="002E207C"/>
    <w:rsid w:val="002E215F"/>
    <w:rsid w:val="002E252C"/>
    <w:rsid w:val="002E2D18"/>
    <w:rsid w:val="002E2F72"/>
    <w:rsid w:val="002E43A1"/>
    <w:rsid w:val="002E501F"/>
    <w:rsid w:val="002E6454"/>
    <w:rsid w:val="002E7993"/>
    <w:rsid w:val="002F013E"/>
    <w:rsid w:val="002F02D5"/>
    <w:rsid w:val="002F06E6"/>
    <w:rsid w:val="002F0C80"/>
    <w:rsid w:val="002F0FFE"/>
    <w:rsid w:val="002F15BC"/>
    <w:rsid w:val="002F1CF3"/>
    <w:rsid w:val="002F1F2E"/>
    <w:rsid w:val="002F29B1"/>
    <w:rsid w:val="002F2A74"/>
    <w:rsid w:val="002F2E2F"/>
    <w:rsid w:val="002F2F23"/>
    <w:rsid w:val="002F3526"/>
    <w:rsid w:val="002F3846"/>
    <w:rsid w:val="002F3994"/>
    <w:rsid w:val="002F3A75"/>
    <w:rsid w:val="002F4F48"/>
    <w:rsid w:val="002F59EA"/>
    <w:rsid w:val="002F5A02"/>
    <w:rsid w:val="002F5D79"/>
    <w:rsid w:val="002F5F38"/>
    <w:rsid w:val="002F63AD"/>
    <w:rsid w:val="002F6A37"/>
    <w:rsid w:val="002F6CAE"/>
    <w:rsid w:val="002F7656"/>
    <w:rsid w:val="002F7C66"/>
    <w:rsid w:val="00300257"/>
    <w:rsid w:val="0030061F"/>
    <w:rsid w:val="00300806"/>
    <w:rsid w:val="003008A0"/>
    <w:rsid w:val="00300A80"/>
    <w:rsid w:val="00300BBC"/>
    <w:rsid w:val="003013C1"/>
    <w:rsid w:val="00301B5D"/>
    <w:rsid w:val="00302006"/>
    <w:rsid w:val="003024C6"/>
    <w:rsid w:val="0030344F"/>
    <w:rsid w:val="00303743"/>
    <w:rsid w:val="00303ADA"/>
    <w:rsid w:val="00304989"/>
    <w:rsid w:val="00304B6F"/>
    <w:rsid w:val="00305C79"/>
    <w:rsid w:val="00305FD4"/>
    <w:rsid w:val="00306062"/>
    <w:rsid w:val="00306616"/>
    <w:rsid w:val="0030674C"/>
    <w:rsid w:val="00306C41"/>
    <w:rsid w:val="00306D6F"/>
    <w:rsid w:val="00307509"/>
    <w:rsid w:val="00307DB7"/>
    <w:rsid w:val="00307ECF"/>
    <w:rsid w:val="00310504"/>
    <w:rsid w:val="00311FF9"/>
    <w:rsid w:val="00312550"/>
    <w:rsid w:val="00312A10"/>
    <w:rsid w:val="00312AC0"/>
    <w:rsid w:val="00312B79"/>
    <w:rsid w:val="00313025"/>
    <w:rsid w:val="003136F6"/>
    <w:rsid w:val="00314151"/>
    <w:rsid w:val="00314266"/>
    <w:rsid w:val="003144E7"/>
    <w:rsid w:val="00314A9E"/>
    <w:rsid w:val="00315555"/>
    <w:rsid w:val="00315731"/>
    <w:rsid w:val="003158DE"/>
    <w:rsid w:val="00315F13"/>
    <w:rsid w:val="00316F8C"/>
    <w:rsid w:val="00317569"/>
    <w:rsid w:val="003175A2"/>
    <w:rsid w:val="00317B25"/>
    <w:rsid w:val="00317D56"/>
    <w:rsid w:val="003201E6"/>
    <w:rsid w:val="003204AE"/>
    <w:rsid w:val="003204B5"/>
    <w:rsid w:val="00320549"/>
    <w:rsid w:val="0032088F"/>
    <w:rsid w:val="003208DC"/>
    <w:rsid w:val="0032090B"/>
    <w:rsid w:val="00320A24"/>
    <w:rsid w:val="00320A7A"/>
    <w:rsid w:val="00321280"/>
    <w:rsid w:val="00321676"/>
    <w:rsid w:val="00322494"/>
    <w:rsid w:val="00322B22"/>
    <w:rsid w:val="003234A2"/>
    <w:rsid w:val="00323DD1"/>
    <w:rsid w:val="00323F43"/>
    <w:rsid w:val="003246CA"/>
    <w:rsid w:val="00324939"/>
    <w:rsid w:val="00324A87"/>
    <w:rsid w:val="00325547"/>
    <w:rsid w:val="003264D7"/>
    <w:rsid w:val="00326918"/>
    <w:rsid w:val="00326D6D"/>
    <w:rsid w:val="00326DAB"/>
    <w:rsid w:val="003272C5"/>
    <w:rsid w:val="00327B9E"/>
    <w:rsid w:val="003304DA"/>
    <w:rsid w:val="00330572"/>
    <w:rsid w:val="003307C2"/>
    <w:rsid w:val="003308FC"/>
    <w:rsid w:val="00330AC7"/>
    <w:rsid w:val="00330D9B"/>
    <w:rsid w:val="00331130"/>
    <w:rsid w:val="003314CC"/>
    <w:rsid w:val="00331BD4"/>
    <w:rsid w:val="00331C6B"/>
    <w:rsid w:val="003321B0"/>
    <w:rsid w:val="0033226F"/>
    <w:rsid w:val="003323B4"/>
    <w:rsid w:val="00333AF9"/>
    <w:rsid w:val="00333E71"/>
    <w:rsid w:val="00334208"/>
    <w:rsid w:val="00334527"/>
    <w:rsid w:val="00334FFC"/>
    <w:rsid w:val="00335335"/>
    <w:rsid w:val="00335846"/>
    <w:rsid w:val="003358F9"/>
    <w:rsid w:val="00335C6B"/>
    <w:rsid w:val="0033600A"/>
    <w:rsid w:val="003361BE"/>
    <w:rsid w:val="003361CC"/>
    <w:rsid w:val="00337C94"/>
    <w:rsid w:val="003400AE"/>
    <w:rsid w:val="003404DF"/>
    <w:rsid w:val="00340950"/>
    <w:rsid w:val="00340A9C"/>
    <w:rsid w:val="00340B38"/>
    <w:rsid w:val="00340D7A"/>
    <w:rsid w:val="0034111B"/>
    <w:rsid w:val="003415C6"/>
    <w:rsid w:val="00341781"/>
    <w:rsid w:val="00341E36"/>
    <w:rsid w:val="0034237A"/>
    <w:rsid w:val="00342A85"/>
    <w:rsid w:val="00342EE0"/>
    <w:rsid w:val="00343366"/>
    <w:rsid w:val="00343743"/>
    <w:rsid w:val="00343758"/>
    <w:rsid w:val="0034381D"/>
    <w:rsid w:val="0034386F"/>
    <w:rsid w:val="00343C97"/>
    <w:rsid w:val="00343DE7"/>
    <w:rsid w:val="00343F51"/>
    <w:rsid w:val="003444DE"/>
    <w:rsid w:val="00345044"/>
    <w:rsid w:val="00345EB1"/>
    <w:rsid w:val="003462EC"/>
    <w:rsid w:val="003466BD"/>
    <w:rsid w:val="00346AF4"/>
    <w:rsid w:val="00346F87"/>
    <w:rsid w:val="003476A7"/>
    <w:rsid w:val="00347BE1"/>
    <w:rsid w:val="0035037B"/>
    <w:rsid w:val="00350579"/>
    <w:rsid w:val="00350DE9"/>
    <w:rsid w:val="00350E41"/>
    <w:rsid w:val="00350ECB"/>
    <w:rsid w:val="0035147B"/>
    <w:rsid w:val="00351540"/>
    <w:rsid w:val="003515C7"/>
    <w:rsid w:val="00351A3D"/>
    <w:rsid w:val="00351C10"/>
    <w:rsid w:val="00352670"/>
    <w:rsid w:val="0035422C"/>
    <w:rsid w:val="0035435D"/>
    <w:rsid w:val="003545A2"/>
    <w:rsid w:val="003545AC"/>
    <w:rsid w:val="003549AB"/>
    <w:rsid w:val="00354C67"/>
    <w:rsid w:val="00354CF8"/>
    <w:rsid w:val="00355367"/>
    <w:rsid w:val="00356556"/>
    <w:rsid w:val="003578D8"/>
    <w:rsid w:val="00357C42"/>
    <w:rsid w:val="003610F2"/>
    <w:rsid w:val="0036157B"/>
    <w:rsid w:val="00362871"/>
    <w:rsid w:val="00362E1D"/>
    <w:rsid w:val="00363EAE"/>
    <w:rsid w:val="00364054"/>
    <w:rsid w:val="003644E4"/>
    <w:rsid w:val="003645D0"/>
    <w:rsid w:val="00365065"/>
    <w:rsid w:val="00365189"/>
    <w:rsid w:val="003655CA"/>
    <w:rsid w:val="00365755"/>
    <w:rsid w:val="00365805"/>
    <w:rsid w:val="00366331"/>
    <w:rsid w:val="003667E4"/>
    <w:rsid w:val="00366C2F"/>
    <w:rsid w:val="00366D2E"/>
    <w:rsid w:val="003675A4"/>
    <w:rsid w:val="00367D23"/>
    <w:rsid w:val="00370059"/>
    <w:rsid w:val="0037038F"/>
    <w:rsid w:val="003706EE"/>
    <w:rsid w:val="003726F2"/>
    <w:rsid w:val="0037279A"/>
    <w:rsid w:val="00372A8C"/>
    <w:rsid w:val="0037339C"/>
    <w:rsid w:val="003740DF"/>
    <w:rsid w:val="00374735"/>
    <w:rsid w:val="00374CF7"/>
    <w:rsid w:val="0037559F"/>
    <w:rsid w:val="00375CF0"/>
    <w:rsid w:val="00375E21"/>
    <w:rsid w:val="00375F00"/>
    <w:rsid w:val="0037637A"/>
    <w:rsid w:val="003764DF"/>
    <w:rsid w:val="003766F6"/>
    <w:rsid w:val="00376B4C"/>
    <w:rsid w:val="003771EA"/>
    <w:rsid w:val="00377F48"/>
    <w:rsid w:val="003802AC"/>
    <w:rsid w:val="00380305"/>
    <w:rsid w:val="003803F6"/>
    <w:rsid w:val="00380948"/>
    <w:rsid w:val="00380DE4"/>
    <w:rsid w:val="0038179D"/>
    <w:rsid w:val="00382EA2"/>
    <w:rsid w:val="003840A2"/>
    <w:rsid w:val="00384121"/>
    <w:rsid w:val="00384A7B"/>
    <w:rsid w:val="00384F40"/>
    <w:rsid w:val="0038585B"/>
    <w:rsid w:val="00385F08"/>
    <w:rsid w:val="003861C8"/>
    <w:rsid w:val="003862D5"/>
    <w:rsid w:val="00386428"/>
    <w:rsid w:val="00386AD0"/>
    <w:rsid w:val="00387340"/>
    <w:rsid w:val="00387762"/>
    <w:rsid w:val="00387CF4"/>
    <w:rsid w:val="00390C2E"/>
    <w:rsid w:val="00390CE2"/>
    <w:rsid w:val="00390E79"/>
    <w:rsid w:val="003921AC"/>
    <w:rsid w:val="00392232"/>
    <w:rsid w:val="00392233"/>
    <w:rsid w:val="00392294"/>
    <w:rsid w:val="003923A7"/>
    <w:rsid w:val="003926BF"/>
    <w:rsid w:val="003927B0"/>
    <w:rsid w:val="00392EF3"/>
    <w:rsid w:val="00393132"/>
    <w:rsid w:val="0039328B"/>
    <w:rsid w:val="00393A30"/>
    <w:rsid w:val="00394549"/>
    <w:rsid w:val="00395325"/>
    <w:rsid w:val="0039541E"/>
    <w:rsid w:val="00395C8E"/>
    <w:rsid w:val="00395E26"/>
    <w:rsid w:val="00395EAD"/>
    <w:rsid w:val="0039610A"/>
    <w:rsid w:val="0039643E"/>
    <w:rsid w:val="00396FD6"/>
    <w:rsid w:val="00397A9F"/>
    <w:rsid w:val="003A0615"/>
    <w:rsid w:val="003A0676"/>
    <w:rsid w:val="003A0745"/>
    <w:rsid w:val="003A12B4"/>
    <w:rsid w:val="003A273A"/>
    <w:rsid w:val="003A28F8"/>
    <w:rsid w:val="003A32C3"/>
    <w:rsid w:val="003A3968"/>
    <w:rsid w:val="003A3B2E"/>
    <w:rsid w:val="003A3D01"/>
    <w:rsid w:val="003A48EF"/>
    <w:rsid w:val="003A4A31"/>
    <w:rsid w:val="003A5050"/>
    <w:rsid w:val="003A518A"/>
    <w:rsid w:val="003A55AD"/>
    <w:rsid w:val="003A5730"/>
    <w:rsid w:val="003A5786"/>
    <w:rsid w:val="003A5920"/>
    <w:rsid w:val="003A59BD"/>
    <w:rsid w:val="003A618F"/>
    <w:rsid w:val="003A7439"/>
    <w:rsid w:val="003A7FC0"/>
    <w:rsid w:val="003B040F"/>
    <w:rsid w:val="003B0F67"/>
    <w:rsid w:val="003B127F"/>
    <w:rsid w:val="003B153E"/>
    <w:rsid w:val="003B24DD"/>
    <w:rsid w:val="003B24FC"/>
    <w:rsid w:val="003B2CA3"/>
    <w:rsid w:val="003B3055"/>
    <w:rsid w:val="003B3D7D"/>
    <w:rsid w:val="003B4866"/>
    <w:rsid w:val="003B50DF"/>
    <w:rsid w:val="003B517E"/>
    <w:rsid w:val="003B521C"/>
    <w:rsid w:val="003B5331"/>
    <w:rsid w:val="003B54EA"/>
    <w:rsid w:val="003B57CD"/>
    <w:rsid w:val="003B59D0"/>
    <w:rsid w:val="003B5D90"/>
    <w:rsid w:val="003B5DA2"/>
    <w:rsid w:val="003B6042"/>
    <w:rsid w:val="003B6A69"/>
    <w:rsid w:val="003B6C2F"/>
    <w:rsid w:val="003B6F7E"/>
    <w:rsid w:val="003B7667"/>
    <w:rsid w:val="003B78EA"/>
    <w:rsid w:val="003B7A51"/>
    <w:rsid w:val="003C04A4"/>
    <w:rsid w:val="003C059D"/>
    <w:rsid w:val="003C0BCF"/>
    <w:rsid w:val="003C0DAE"/>
    <w:rsid w:val="003C173C"/>
    <w:rsid w:val="003C1837"/>
    <w:rsid w:val="003C1980"/>
    <w:rsid w:val="003C1E13"/>
    <w:rsid w:val="003C258B"/>
    <w:rsid w:val="003C28F4"/>
    <w:rsid w:val="003C3AB5"/>
    <w:rsid w:val="003C4139"/>
    <w:rsid w:val="003C4636"/>
    <w:rsid w:val="003C4E27"/>
    <w:rsid w:val="003C4F8B"/>
    <w:rsid w:val="003C603D"/>
    <w:rsid w:val="003C6554"/>
    <w:rsid w:val="003C72CC"/>
    <w:rsid w:val="003C753F"/>
    <w:rsid w:val="003C77A8"/>
    <w:rsid w:val="003D0054"/>
    <w:rsid w:val="003D0C4D"/>
    <w:rsid w:val="003D11A5"/>
    <w:rsid w:val="003D1770"/>
    <w:rsid w:val="003D1B3F"/>
    <w:rsid w:val="003D2354"/>
    <w:rsid w:val="003D27CA"/>
    <w:rsid w:val="003D28EC"/>
    <w:rsid w:val="003D2E93"/>
    <w:rsid w:val="003D4513"/>
    <w:rsid w:val="003D4A31"/>
    <w:rsid w:val="003D4D41"/>
    <w:rsid w:val="003D65EC"/>
    <w:rsid w:val="003D7000"/>
    <w:rsid w:val="003D713A"/>
    <w:rsid w:val="003D7322"/>
    <w:rsid w:val="003D76A0"/>
    <w:rsid w:val="003D7DEC"/>
    <w:rsid w:val="003D7FD3"/>
    <w:rsid w:val="003E0558"/>
    <w:rsid w:val="003E1138"/>
    <w:rsid w:val="003E1D6D"/>
    <w:rsid w:val="003E229B"/>
    <w:rsid w:val="003E235D"/>
    <w:rsid w:val="003E2482"/>
    <w:rsid w:val="003E253C"/>
    <w:rsid w:val="003E2776"/>
    <w:rsid w:val="003E2BCE"/>
    <w:rsid w:val="003E31A8"/>
    <w:rsid w:val="003E3511"/>
    <w:rsid w:val="003E360E"/>
    <w:rsid w:val="003E38FA"/>
    <w:rsid w:val="003E3DB8"/>
    <w:rsid w:val="003E44D0"/>
    <w:rsid w:val="003E453F"/>
    <w:rsid w:val="003E49D7"/>
    <w:rsid w:val="003E5348"/>
    <w:rsid w:val="003E5B44"/>
    <w:rsid w:val="003E6883"/>
    <w:rsid w:val="003E68B8"/>
    <w:rsid w:val="003E6B92"/>
    <w:rsid w:val="003E6E18"/>
    <w:rsid w:val="003E7AC1"/>
    <w:rsid w:val="003E7B4A"/>
    <w:rsid w:val="003F0388"/>
    <w:rsid w:val="003F044A"/>
    <w:rsid w:val="003F0A63"/>
    <w:rsid w:val="003F0C8F"/>
    <w:rsid w:val="003F105B"/>
    <w:rsid w:val="003F191C"/>
    <w:rsid w:val="003F1CD8"/>
    <w:rsid w:val="003F1DAF"/>
    <w:rsid w:val="003F1FEC"/>
    <w:rsid w:val="003F21AA"/>
    <w:rsid w:val="003F2597"/>
    <w:rsid w:val="003F26E7"/>
    <w:rsid w:val="003F282D"/>
    <w:rsid w:val="003F3790"/>
    <w:rsid w:val="003F3846"/>
    <w:rsid w:val="003F391D"/>
    <w:rsid w:val="003F3A6E"/>
    <w:rsid w:val="003F3FD3"/>
    <w:rsid w:val="003F444B"/>
    <w:rsid w:val="003F456E"/>
    <w:rsid w:val="003F4946"/>
    <w:rsid w:val="003F5315"/>
    <w:rsid w:val="003F551C"/>
    <w:rsid w:val="003F69B3"/>
    <w:rsid w:val="003F6DC1"/>
    <w:rsid w:val="003F7827"/>
    <w:rsid w:val="00400296"/>
    <w:rsid w:val="004005E6"/>
    <w:rsid w:val="00400C36"/>
    <w:rsid w:val="00400E1F"/>
    <w:rsid w:val="0040259F"/>
    <w:rsid w:val="004025EE"/>
    <w:rsid w:val="00402731"/>
    <w:rsid w:val="00402B8F"/>
    <w:rsid w:val="00402BE1"/>
    <w:rsid w:val="00403324"/>
    <w:rsid w:val="00403C63"/>
    <w:rsid w:val="00403F71"/>
    <w:rsid w:val="00404080"/>
    <w:rsid w:val="00404B4F"/>
    <w:rsid w:val="00405D68"/>
    <w:rsid w:val="00405DE7"/>
    <w:rsid w:val="00406292"/>
    <w:rsid w:val="004062DB"/>
    <w:rsid w:val="00406390"/>
    <w:rsid w:val="00406BE2"/>
    <w:rsid w:val="00407DA9"/>
    <w:rsid w:val="00410D95"/>
    <w:rsid w:val="00411047"/>
    <w:rsid w:val="004115E7"/>
    <w:rsid w:val="004117B0"/>
    <w:rsid w:val="00411B3C"/>
    <w:rsid w:val="00412414"/>
    <w:rsid w:val="00412E4C"/>
    <w:rsid w:val="00412FD4"/>
    <w:rsid w:val="004130CD"/>
    <w:rsid w:val="004131F3"/>
    <w:rsid w:val="00413351"/>
    <w:rsid w:val="00413674"/>
    <w:rsid w:val="004139DB"/>
    <w:rsid w:val="00414109"/>
    <w:rsid w:val="00414218"/>
    <w:rsid w:val="00414525"/>
    <w:rsid w:val="004145A8"/>
    <w:rsid w:val="0041467C"/>
    <w:rsid w:val="00414FD4"/>
    <w:rsid w:val="00415260"/>
    <w:rsid w:val="00415281"/>
    <w:rsid w:val="0041555C"/>
    <w:rsid w:val="0041586F"/>
    <w:rsid w:val="0041589C"/>
    <w:rsid w:val="00415DA9"/>
    <w:rsid w:val="00416042"/>
    <w:rsid w:val="00416EA2"/>
    <w:rsid w:val="00417303"/>
    <w:rsid w:val="00417FE7"/>
    <w:rsid w:val="004201E1"/>
    <w:rsid w:val="00422262"/>
    <w:rsid w:val="0042232E"/>
    <w:rsid w:val="00422352"/>
    <w:rsid w:val="0042263B"/>
    <w:rsid w:val="00422765"/>
    <w:rsid w:val="00422DE8"/>
    <w:rsid w:val="00423B5C"/>
    <w:rsid w:val="00423BD1"/>
    <w:rsid w:val="00423BE0"/>
    <w:rsid w:val="00424044"/>
    <w:rsid w:val="00424553"/>
    <w:rsid w:val="00424A1A"/>
    <w:rsid w:val="00425202"/>
    <w:rsid w:val="004256AC"/>
    <w:rsid w:val="00425D7B"/>
    <w:rsid w:val="00426AE5"/>
    <w:rsid w:val="00426E25"/>
    <w:rsid w:val="00427937"/>
    <w:rsid w:val="00427F83"/>
    <w:rsid w:val="00430116"/>
    <w:rsid w:val="0043012A"/>
    <w:rsid w:val="004307E5"/>
    <w:rsid w:val="00430CF7"/>
    <w:rsid w:val="004312F1"/>
    <w:rsid w:val="004318E6"/>
    <w:rsid w:val="00431B50"/>
    <w:rsid w:val="00431BF4"/>
    <w:rsid w:val="00432898"/>
    <w:rsid w:val="00432B26"/>
    <w:rsid w:val="00432DEB"/>
    <w:rsid w:val="00433847"/>
    <w:rsid w:val="0043461A"/>
    <w:rsid w:val="00434801"/>
    <w:rsid w:val="0043485E"/>
    <w:rsid w:val="00434984"/>
    <w:rsid w:val="004365D2"/>
    <w:rsid w:val="004369F2"/>
    <w:rsid w:val="00436E45"/>
    <w:rsid w:val="00437640"/>
    <w:rsid w:val="00440CD8"/>
    <w:rsid w:val="0044237E"/>
    <w:rsid w:val="00442913"/>
    <w:rsid w:val="00442A0F"/>
    <w:rsid w:val="00443AA1"/>
    <w:rsid w:val="00444162"/>
    <w:rsid w:val="00444BEB"/>
    <w:rsid w:val="00445342"/>
    <w:rsid w:val="004457D4"/>
    <w:rsid w:val="00446F9F"/>
    <w:rsid w:val="004470EB"/>
    <w:rsid w:val="004474D6"/>
    <w:rsid w:val="00447FD6"/>
    <w:rsid w:val="00450724"/>
    <w:rsid w:val="00450C74"/>
    <w:rsid w:val="00451493"/>
    <w:rsid w:val="004515B2"/>
    <w:rsid w:val="004518EB"/>
    <w:rsid w:val="00451A19"/>
    <w:rsid w:val="00451DF8"/>
    <w:rsid w:val="00453125"/>
    <w:rsid w:val="0045347B"/>
    <w:rsid w:val="0045374C"/>
    <w:rsid w:val="004537A9"/>
    <w:rsid w:val="00453F11"/>
    <w:rsid w:val="0045449F"/>
    <w:rsid w:val="0045477F"/>
    <w:rsid w:val="004547CB"/>
    <w:rsid w:val="00455000"/>
    <w:rsid w:val="0045517F"/>
    <w:rsid w:val="004553E1"/>
    <w:rsid w:val="00455DB1"/>
    <w:rsid w:val="0045646A"/>
    <w:rsid w:val="004575DC"/>
    <w:rsid w:val="00457769"/>
    <w:rsid w:val="00460265"/>
    <w:rsid w:val="004605B1"/>
    <w:rsid w:val="00461822"/>
    <w:rsid w:val="00461A78"/>
    <w:rsid w:val="00461C35"/>
    <w:rsid w:val="00462267"/>
    <w:rsid w:val="00462AF5"/>
    <w:rsid w:val="004637A9"/>
    <w:rsid w:val="00463A17"/>
    <w:rsid w:val="00464040"/>
    <w:rsid w:val="00464145"/>
    <w:rsid w:val="00464ECF"/>
    <w:rsid w:val="00465C80"/>
    <w:rsid w:val="00465E23"/>
    <w:rsid w:val="00466817"/>
    <w:rsid w:val="00467608"/>
    <w:rsid w:val="00467A08"/>
    <w:rsid w:val="00467C6B"/>
    <w:rsid w:val="00470248"/>
    <w:rsid w:val="00470357"/>
    <w:rsid w:val="00470DEE"/>
    <w:rsid w:val="00470F61"/>
    <w:rsid w:val="00471541"/>
    <w:rsid w:val="004718F9"/>
    <w:rsid w:val="00471DBB"/>
    <w:rsid w:val="00472F62"/>
    <w:rsid w:val="00473CCF"/>
    <w:rsid w:val="00473E17"/>
    <w:rsid w:val="0047416D"/>
    <w:rsid w:val="004741BB"/>
    <w:rsid w:val="00474C49"/>
    <w:rsid w:val="00475B39"/>
    <w:rsid w:val="00475D5D"/>
    <w:rsid w:val="00476328"/>
    <w:rsid w:val="0047713E"/>
    <w:rsid w:val="00477191"/>
    <w:rsid w:val="004774CC"/>
    <w:rsid w:val="00477572"/>
    <w:rsid w:val="00477B5E"/>
    <w:rsid w:val="00477C8F"/>
    <w:rsid w:val="00477D83"/>
    <w:rsid w:val="0048040C"/>
    <w:rsid w:val="0048136C"/>
    <w:rsid w:val="0048145D"/>
    <w:rsid w:val="00481964"/>
    <w:rsid w:val="00481D2B"/>
    <w:rsid w:val="00482205"/>
    <w:rsid w:val="00482455"/>
    <w:rsid w:val="0048315F"/>
    <w:rsid w:val="004831C1"/>
    <w:rsid w:val="00483D53"/>
    <w:rsid w:val="00484065"/>
    <w:rsid w:val="004843FC"/>
    <w:rsid w:val="004848EC"/>
    <w:rsid w:val="00486F6D"/>
    <w:rsid w:val="004875C9"/>
    <w:rsid w:val="00487643"/>
    <w:rsid w:val="00490149"/>
    <w:rsid w:val="004902F1"/>
    <w:rsid w:val="00490D5D"/>
    <w:rsid w:val="00490E93"/>
    <w:rsid w:val="00491050"/>
    <w:rsid w:val="004915F9"/>
    <w:rsid w:val="00491BE2"/>
    <w:rsid w:val="00492196"/>
    <w:rsid w:val="00492458"/>
    <w:rsid w:val="00492FDD"/>
    <w:rsid w:val="00493103"/>
    <w:rsid w:val="004939A4"/>
    <w:rsid w:val="00493B29"/>
    <w:rsid w:val="00493CDC"/>
    <w:rsid w:val="00494190"/>
    <w:rsid w:val="004944B1"/>
    <w:rsid w:val="004947A5"/>
    <w:rsid w:val="00494A4A"/>
    <w:rsid w:val="00494B16"/>
    <w:rsid w:val="00494C8F"/>
    <w:rsid w:val="00495927"/>
    <w:rsid w:val="004959AA"/>
    <w:rsid w:val="00495D2E"/>
    <w:rsid w:val="00496A9D"/>
    <w:rsid w:val="00497092"/>
    <w:rsid w:val="004970F6"/>
    <w:rsid w:val="00497328"/>
    <w:rsid w:val="00497C17"/>
    <w:rsid w:val="004A0818"/>
    <w:rsid w:val="004A09D7"/>
    <w:rsid w:val="004A0A1C"/>
    <w:rsid w:val="004A0DE0"/>
    <w:rsid w:val="004A0FD5"/>
    <w:rsid w:val="004A1998"/>
    <w:rsid w:val="004A221F"/>
    <w:rsid w:val="004A2E39"/>
    <w:rsid w:val="004A35C7"/>
    <w:rsid w:val="004A47D2"/>
    <w:rsid w:val="004A521E"/>
    <w:rsid w:val="004A522B"/>
    <w:rsid w:val="004A5756"/>
    <w:rsid w:val="004A5C55"/>
    <w:rsid w:val="004A5CF7"/>
    <w:rsid w:val="004A6142"/>
    <w:rsid w:val="004A690D"/>
    <w:rsid w:val="004A69EE"/>
    <w:rsid w:val="004A6A4F"/>
    <w:rsid w:val="004A6CE9"/>
    <w:rsid w:val="004A72D3"/>
    <w:rsid w:val="004A75B0"/>
    <w:rsid w:val="004B0146"/>
    <w:rsid w:val="004B0365"/>
    <w:rsid w:val="004B0F34"/>
    <w:rsid w:val="004B2642"/>
    <w:rsid w:val="004B2A11"/>
    <w:rsid w:val="004B2F7D"/>
    <w:rsid w:val="004B3174"/>
    <w:rsid w:val="004B36E3"/>
    <w:rsid w:val="004B3BFF"/>
    <w:rsid w:val="004B3F94"/>
    <w:rsid w:val="004B4089"/>
    <w:rsid w:val="004B42B4"/>
    <w:rsid w:val="004B44E5"/>
    <w:rsid w:val="004B4922"/>
    <w:rsid w:val="004B4E38"/>
    <w:rsid w:val="004B4F41"/>
    <w:rsid w:val="004B5404"/>
    <w:rsid w:val="004B55FB"/>
    <w:rsid w:val="004B5E90"/>
    <w:rsid w:val="004B5E9C"/>
    <w:rsid w:val="004B6331"/>
    <w:rsid w:val="004B678F"/>
    <w:rsid w:val="004B6832"/>
    <w:rsid w:val="004B7883"/>
    <w:rsid w:val="004B7E61"/>
    <w:rsid w:val="004B7FE9"/>
    <w:rsid w:val="004C02F0"/>
    <w:rsid w:val="004C056A"/>
    <w:rsid w:val="004C1891"/>
    <w:rsid w:val="004C18FF"/>
    <w:rsid w:val="004C1E79"/>
    <w:rsid w:val="004C23D6"/>
    <w:rsid w:val="004C2B63"/>
    <w:rsid w:val="004C327E"/>
    <w:rsid w:val="004C3A69"/>
    <w:rsid w:val="004C3C7A"/>
    <w:rsid w:val="004C4C5C"/>
    <w:rsid w:val="004C4E57"/>
    <w:rsid w:val="004C54DD"/>
    <w:rsid w:val="004C55E6"/>
    <w:rsid w:val="004C7E0C"/>
    <w:rsid w:val="004C7FCF"/>
    <w:rsid w:val="004D02A0"/>
    <w:rsid w:val="004D0893"/>
    <w:rsid w:val="004D154A"/>
    <w:rsid w:val="004D182D"/>
    <w:rsid w:val="004D1B24"/>
    <w:rsid w:val="004D1C92"/>
    <w:rsid w:val="004D1CC0"/>
    <w:rsid w:val="004D203C"/>
    <w:rsid w:val="004D213E"/>
    <w:rsid w:val="004D28DB"/>
    <w:rsid w:val="004D35B1"/>
    <w:rsid w:val="004D39C3"/>
    <w:rsid w:val="004D3B91"/>
    <w:rsid w:val="004D4512"/>
    <w:rsid w:val="004D4EA1"/>
    <w:rsid w:val="004D513D"/>
    <w:rsid w:val="004D53A8"/>
    <w:rsid w:val="004D5510"/>
    <w:rsid w:val="004D606D"/>
    <w:rsid w:val="004D6370"/>
    <w:rsid w:val="004D658B"/>
    <w:rsid w:val="004D6C31"/>
    <w:rsid w:val="004D752C"/>
    <w:rsid w:val="004D7D40"/>
    <w:rsid w:val="004E011A"/>
    <w:rsid w:val="004E0481"/>
    <w:rsid w:val="004E0592"/>
    <w:rsid w:val="004E0E02"/>
    <w:rsid w:val="004E14CE"/>
    <w:rsid w:val="004E1AA6"/>
    <w:rsid w:val="004E37DD"/>
    <w:rsid w:val="004E4076"/>
    <w:rsid w:val="004E408F"/>
    <w:rsid w:val="004E4242"/>
    <w:rsid w:val="004E43CB"/>
    <w:rsid w:val="004E458F"/>
    <w:rsid w:val="004E4614"/>
    <w:rsid w:val="004E4F75"/>
    <w:rsid w:val="004E545C"/>
    <w:rsid w:val="004E5863"/>
    <w:rsid w:val="004E5BE1"/>
    <w:rsid w:val="004E5C24"/>
    <w:rsid w:val="004E6248"/>
    <w:rsid w:val="004E6747"/>
    <w:rsid w:val="004E6ADE"/>
    <w:rsid w:val="004E6D5A"/>
    <w:rsid w:val="004E701F"/>
    <w:rsid w:val="004E705D"/>
    <w:rsid w:val="004E73A7"/>
    <w:rsid w:val="004E788B"/>
    <w:rsid w:val="004F03E6"/>
    <w:rsid w:val="004F06D5"/>
    <w:rsid w:val="004F0A48"/>
    <w:rsid w:val="004F10CA"/>
    <w:rsid w:val="004F24A7"/>
    <w:rsid w:val="004F263A"/>
    <w:rsid w:val="004F279D"/>
    <w:rsid w:val="004F31CC"/>
    <w:rsid w:val="004F3B1A"/>
    <w:rsid w:val="004F4459"/>
    <w:rsid w:val="004F490F"/>
    <w:rsid w:val="004F4B31"/>
    <w:rsid w:val="004F5160"/>
    <w:rsid w:val="004F52B2"/>
    <w:rsid w:val="004F5484"/>
    <w:rsid w:val="004F6306"/>
    <w:rsid w:val="004F7145"/>
    <w:rsid w:val="004F7E7F"/>
    <w:rsid w:val="0050078B"/>
    <w:rsid w:val="005007BE"/>
    <w:rsid w:val="00500B0E"/>
    <w:rsid w:val="00500CFF"/>
    <w:rsid w:val="0050263D"/>
    <w:rsid w:val="005029F4"/>
    <w:rsid w:val="00502E66"/>
    <w:rsid w:val="00502ED1"/>
    <w:rsid w:val="00504057"/>
    <w:rsid w:val="00504058"/>
    <w:rsid w:val="0050476B"/>
    <w:rsid w:val="00505635"/>
    <w:rsid w:val="005056B4"/>
    <w:rsid w:val="005065A5"/>
    <w:rsid w:val="005065E6"/>
    <w:rsid w:val="005065EF"/>
    <w:rsid w:val="005066DD"/>
    <w:rsid w:val="0050716E"/>
    <w:rsid w:val="005077C3"/>
    <w:rsid w:val="00507D67"/>
    <w:rsid w:val="0051017C"/>
    <w:rsid w:val="005106F3"/>
    <w:rsid w:val="00511E11"/>
    <w:rsid w:val="005128E2"/>
    <w:rsid w:val="00512950"/>
    <w:rsid w:val="005143B5"/>
    <w:rsid w:val="00514A77"/>
    <w:rsid w:val="00514AF5"/>
    <w:rsid w:val="00514E67"/>
    <w:rsid w:val="005152B9"/>
    <w:rsid w:val="00515376"/>
    <w:rsid w:val="005160F9"/>
    <w:rsid w:val="0051624F"/>
    <w:rsid w:val="005164DA"/>
    <w:rsid w:val="00516C23"/>
    <w:rsid w:val="00516EA9"/>
    <w:rsid w:val="00516F38"/>
    <w:rsid w:val="00517A81"/>
    <w:rsid w:val="005201A3"/>
    <w:rsid w:val="00520229"/>
    <w:rsid w:val="00520612"/>
    <w:rsid w:val="0052079E"/>
    <w:rsid w:val="00520E73"/>
    <w:rsid w:val="005211EC"/>
    <w:rsid w:val="00522224"/>
    <w:rsid w:val="00523007"/>
    <w:rsid w:val="00523276"/>
    <w:rsid w:val="00523312"/>
    <w:rsid w:val="00523B49"/>
    <w:rsid w:val="00523BD3"/>
    <w:rsid w:val="00523CC2"/>
    <w:rsid w:val="00523F25"/>
    <w:rsid w:val="00525411"/>
    <w:rsid w:val="005254E2"/>
    <w:rsid w:val="005256A4"/>
    <w:rsid w:val="005262F3"/>
    <w:rsid w:val="00526AC1"/>
    <w:rsid w:val="00526E3A"/>
    <w:rsid w:val="005271CA"/>
    <w:rsid w:val="00527946"/>
    <w:rsid w:val="00527AAF"/>
    <w:rsid w:val="00527F8D"/>
    <w:rsid w:val="005306EE"/>
    <w:rsid w:val="005309C1"/>
    <w:rsid w:val="00530C7E"/>
    <w:rsid w:val="00530C88"/>
    <w:rsid w:val="00530EEC"/>
    <w:rsid w:val="00531552"/>
    <w:rsid w:val="0053155C"/>
    <w:rsid w:val="00531B0A"/>
    <w:rsid w:val="00531B6F"/>
    <w:rsid w:val="00531CEC"/>
    <w:rsid w:val="005320B0"/>
    <w:rsid w:val="005323A7"/>
    <w:rsid w:val="0053242F"/>
    <w:rsid w:val="005326DD"/>
    <w:rsid w:val="00532B73"/>
    <w:rsid w:val="00532BAA"/>
    <w:rsid w:val="00532DCD"/>
    <w:rsid w:val="00533617"/>
    <w:rsid w:val="00534C45"/>
    <w:rsid w:val="005354A4"/>
    <w:rsid w:val="005357BD"/>
    <w:rsid w:val="00535E4E"/>
    <w:rsid w:val="00535F9A"/>
    <w:rsid w:val="0053717E"/>
    <w:rsid w:val="005375F4"/>
    <w:rsid w:val="0053768D"/>
    <w:rsid w:val="0053793F"/>
    <w:rsid w:val="00537C5A"/>
    <w:rsid w:val="00537CAA"/>
    <w:rsid w:val="00540129"/>
    <w:rsid w:val="00540CB9"/>
    <w:rsid w:val="005410D4"/>
    <w:rsid w:val="00541335"/>
    <w:rsid w:val="0054153B"/>
    <w:rsid w:val="005415F4"/>
    <w:rsid w:val="00541B91"/>
    <w:rsid w:val="00542E96"/>
    <w:rsid w:val="00543716"/>
    <w:rsid w:val="00544592"/>
    <w:rsid w:val="00544654"/>
    <w:rsid w:val="00544D61"/>
    <w:rsid w:val="00544E75"/>
    <w:rsid w:val="00544E90"/>
    <w:rsid w:val="00545143"/>
    <w:rsid w:val="005453A0"/>
    <w:rsid w:val="00545C03"/>
    <w:rsid w:val="00546068"/>
    <w:rsid w:val="0054622A"/>
    <w:rsid w:val="005462E5"/>
    <w:rsid w:val="005466C2"/>
    <w:rsid w:val="00546855"/>
    <w:rsid w:val="00546E1B"/>
    <w:rsid w:val="005477E7"/>
    <w:rsid w:val="00547A0A"/>
    <w:rsid w:val="00547E28"/>
    <w:rsid w:val="00550473"/>
    <w:rsid w:val="0055058E"/>
    <w:rsid w:val="00551ECD"/>
    <w:rsid w:val="0055278D"/>
    <w:rsid w:val="005527B0"/>
    <w:rsid w:val="00553049"/>
    <w:rsid w:val="00553ADB"/>
    <w:rsid w:val="00553C2B"/>
    <w:rsid w:val="00553CC7"/>
    <w:rsid w:val="005543E7"/>
    <w:rsid w:val="0055456B"/>
    <w:rsid w:val="00554C7C"/>
    <w:rsid w:val="00555097"/>
    <w:rsid w:val="00555426"/>
    <w:rsid w:val="00555A5E"/>
    <w:rsid w:val="00556201"/>
    <w:rsid w:val="00556803"/>
    <w:rsid w:val="005568C5"/>
    <w:rsid w:val="00556D24"/>
    <w:rsid w:val="00556E4E"/>
    <w:rsid w:val="00557073"/>
    <w:rsid w:val="005577DE"/>
    <w:rsid w:val="00557F0C"/>
    <w:rsid w:val="0056017C"/>
    <w:rsid w:val="0056019E"/>
    <w:rsid w:val="00560461"/>
    <w:rsid w:val="00560784"/>
    <w:rsid w:val="0056112E"/>
    <w:rsid w:val="0056117C"/>
    <w:rsid w:val="00561E65"/>
    <w:rsid w:val="005625D6"/>
    <w:rsid w:val="005636DF"/>
    <w:rsid w:val="005641E5"/>
    <w:rsid w:val="00565240"/>
    <w:rsid w:val="0056527D"/>
    <w:rsid w:val="00565EB1"/>
    <w:rsid w:val="005661FC"/>
    <w:rsid w:val="00566998"/>
    <w:rsid w:val="00566E5E"/>
    <w:rsid w:val="00567015"/>
    <w:rsid w:val="0056721F"/>
    <w:rsid w:val="005677DC"/>
    <w:rsid w:val="00567914"/>
    <w:rsid w:val="00567DD3"/>
    <w:rsid w:val="00570A4B"/>
    <w:rsid w:val="00570E15"/>
    <w:rsid w:val="00570F6B"/>
    <w:rsid w:val="00571EBD"/>
    <w:rsid w:val="00572779"/>
    <w:rsid w:val="00573143"/>
    <w:rsid w:val="00573456"/>
    <w:rsid w:val="00573841"/>
    <w:rsid w:val="00573A0F"/>
    <w:rsid w:val="005741EB"/>
    <w:rsid w:val="0057464E"/>
    <w:rsid w:val="00574659"/>
    <w:rsid w:val="00574884"/>
    <w:rsid w:val="005751C3"/>
    <w:rsid w:val="005755B5"/>
    <w:rsid w:val="005758C3"/>
    <w:rsid w:val="00576E47"/>
    <w:rsid w:val="00576F0B"/>
    <w:rsid w:val="0057737E"/>
    <w:rsid w:val="00577975"/>
    <w:rsid w:val="005800FD"/>
    <w:rsid w:val="005818C5"/>
    <w:rsid w:val="00581A01"/>
    <w:rsid w:val="005826BF"/>
    <w:rsid w:val="00582B4C"/>
    <w:rsid w:val="00582D3F"/>
    <w:rsid w:val="00582F96"/>
    <w:rsid w:val="00583A57"/>
    <w:rsid w:val="00583B03"/>
    <w:rsid w:val="00584185"/>
    <w:rsid w:val="00584459"/>
    <w:rsid w:val="0058452B"/>
    <w:rsid w:val="0058459D"/>
    <w:rsid w:val="00584EED"/>
    <w:rsid w:val="005853EC"/>
    <w:rsid w:val="00585EA2"/>
    <w:rsid w:val="005865F4"/>
    <w:rsid w:val="005868A5"/>
    <w:rsid w:val="00586D9D"/>
    <w:rsid w:val="00587B27"/>
    <w:rsid w:val="00590C10"/>
    <w:rsid w:val="00591115"/>
    <w:rsid w:val="00591132"/>
    <w:rsid w:val="005926E1"/>
    <w:rsid w:val="00592BFE"/>
    <w:rsid w:val="00592E89"/>
    <w:rsid w:val="00593C36"/>
    <w:rsid w:val="005940DE"/>
    <w:rsid w:val="00595268"/>
    <w:rsid w:val="005952F2"/>
    <w:rsid w:val="005956E2"/>
    <w:rsid w:val="00595AA4"/>
    <w:rsid w:val="005960D0"/>
    <w:rsid w:val="00596388"/>
    <w:rsid w:val="00596D36"/>
    <w:rsid w:val="005978AD"/>
    <w:rsid w:val="00597A81"/>
    <w:rsid w:val="00597EE4"/>
    <w:rsid w:val="005A0E5A"/>
    <w:rsid w:val="005A0F40"/>
    <w:rsid w:val="005A0FE3"/>
    <w:rsid w:val="005A1762"/>
    <w:rsid w:val="005A314E"/>
    <w:rsid w:val="005A38B8"/>
    <w:rsid w:val="005A391F"/>
    <w:rsid w:val="005A3EB7"/>
    <w:rsid w:val="005A410F"/>
    <w:rsid w:val="005A53B1"/>
    <w:rsid w:val="005A5A24"/>
    <w:rsid w:val="005A662F"/>
    <w:rsid w:val="005A6DD7"/>
    <w:rsid w:val="005A6F15"/>
    <w:rsid w:val="005A7207"/>
    <w:rsid w:val="005A72EB"/>
    <w:rsid w:val="005A77FC"/>
    <w:rsid w:val="005B0423"/>
    <w:rsid w:val="005B04D6"/>
    <w:rsid w:val="005B204C"/>
    <w:rsid w:val="005B23DC"/>
    <w:rsid w:val="005B31D4"/>
    <w:rsid w:val="005B3EAA"/>
    <w:rsid w:val="005B46C8"/>
    <w:rsid w:val="005B5099"/>
    <w:rsid w:val="005B5757"/>
    <w:rsid w:val="005B5823"/>
    <w:rsid w:val="005B635D"/>
    <w:rsid w:val="005B6841"/>
    <w:rsid w:val="005B6E20"/>
    <w:rsid w:val="005B70D1"/>
    <w:rsid w:val="005B7671"/>
    <w:rsid w:val="005B77F6"/>
    <w:rsid w:val="005C00B7"/>
    <w:rsid w:val="005C029E"/>
    <w:rsid w:val="005C09EB"/>
    <w:rsid w:val="005C1196"/>
    <w:rsid w:val="005C15B6"/>
    <w:rsid w:val="005C1603"/>
    <w:rsid w:val="005C204B"/>
    <w:rsid w:val="005C21A1"/>
    <w:rsid w:val="005C21DE"/>
    <w:rsid w:val="005C2656"/>
    <w:rsid w:val="005C2C41"/>
    <w:rsid w:val="005C308A"/>
    <w:rsid w:val="005C3BBD"/>
    <w:rsid w:val="005C44A7"/>
    <w:rsid w:val="005C4B8F"/>
    <w:rsid w:val="005C50A5"/>
    <w:rsid w:val="005C596B"/>
    <w:rsid w:val="005C5A64"/>
    <w:rsid w:val="005C5B8D"/>
    <w:rsid w:val="005C6158"/>
    <w:rsid w:val="005C66AB"/>
    <w:rsid w:val="005C69A2"/>
    <w:rsid w:val="005C6B80"/>
    <w:rsid w:val="005C78A3"/>
    <w:rsid w:val="005D0058"/>
    <w:rsid w:val="005D005F"/>
    <w:rsid w:val="005D0A56"/>
    <w:rsid w:val="005D0EB8"/>
    <w:rsid w:val="005D15A4"/>
    <w:rsid w:val="005D1C07"/>
    <w:rsid w:val="005D2E5C"/>
    <w:rsid w:val="005D33F6"/>
    <w:rsid w:val="005D3A2C"/>
    <w:rsid w:val="005D3DE5"/>
    <w:rsid w:val="005D477B"/>
    <w:rsid w:val="005D4809"/>
    <w:rsid w:val="005D4B9F"/>
    <w:rsid w:val="005D4D88"/>
    <w:rsid w:val="005D4DCB"/>
    <w:rsid w:val="005D4EB8"/>
    <w:rsid w:val="005D4F4E"/>
    <w:rsid w:val="005D51DC"/>
    <w:rsid w:val="005D53EA"/>
    <w:rsid w:val="005D54D7"/>
    <w:rsid w:val="005D597E"/>
    <w:rsid w:val="005D6A77"/>
    <w:rsid w:val="005D6C38"/>
    <w:rsid w:val="005D7CB5"/>
    <w:rsid w:val="005D7E04"/>
    <w:rsid w:val="005E0C55"/>
    <w:rsid w:val="005E1F59"/>
    <w:rsid w:val="005E2283"/>
    <w:rsid w:val="005E231D"/>
    <w:rsid w:val="005E33AC"/>
    <w:rsid w:val="005E35D3"/>
    <w:rsid w:val="005E3F8D"/>
    <w:rsid w:val="005E3FDF"/>
    <w:rsid w:val="005E4140"/>
    <w:rsid w:val="005E41CF"/>
    <w:rsid w:val="005E4AF9"/>
    <w:rsid w:val="005E4F3B"/>
    <w:rsid w:val="005E5DCD"/>
    <w:rsid w:val="005E5DD7"/>
    <w:rsid w:val="005E5FBD"/>
    <w:rsid w:val="005E6969"/>
    <w:rsid w:val="005E7296"/>
    <w:rsid w:val="005E76A9"/>
    <w:rsid w:val="005E79FB"/>
    <w:rsid w:val="005F0964"/>
    <w:rsid w:val="005F0A71"/>
    <w:rsid w:val="005F1589"/>
    <w:rsid w:val="005F19FF"/>
    <w:rsid w:val="005F1F44"/>
    <w:rsid w:val="005F2BBD"/>
    <w:rsid w:val="005F359B"/>
    <w:rsid w:val="005F42E6"/>
    <w:rsid w:val="005F4822"/>
    <w:rsid w:val="005F4EAF"/>
    <w:rsid w:val="005F5371"/>
    <w:rsid w:val="005F566F"/>
    <w:rsid w:val="005F58A0"/>
    <w:rsid w:val="005F7289"/>
    <w:rsid w:val="005F7981"/>
    <w:rsid w:val="00600330"/>
    <w:rsid w:val="006005BD"/>
    <w:rsid w:val="00600644"/>
    <w:rsid w:val="00600878"/>
    <w:rsid w:val="006012D4"/>
    <w:rsid w:val="00603AB4"/>
    <w:rsid w:val="00603CE7"/>
    <w:rsid w:val="0060495E"/>
    <w:rsid w:val="00604A0D"/>
    <w:rsid w:val="00604FDE"/>
    <w:rsid w:val="00605C49"/>
    <w:rsid w:val="006068D8"/>
    <w:rsid w:val="00606DC3"/>
    <w:rsid w:val="0060718A"/>
    <w:rsid w:val="006072D3"/>
    <w:rsid w:val="0060730C"/>
    <w:rsid w:val="0060736D"/>
    <w:rsid w:val="00607417"/>
    <w:rsid w:val="006075C7"/>
    <w:rsid w:val="00607EDB"/>
    <w:rsid w:val="00610A64"/>
    <w:rsid w:val="00610CDE"/>
    <w:rsid w:val="00612401"/>
    <w:rsid w:val="00612573"/>
    <w:rsid w:val="006129F0"/>
    <w:rsid w:val="00612A59"/>
    <w:rsid w:val="00612B96"/>
    <w:rsid w:val="006134FE"/>
    <w:rsid w:val="00613C77"/>
    <w:rsid w:val="006145D9"/>
    <w:rsid w:val="006147A1"/>
    <w:rsid w:val="0061499B"/>
    <w:rsid w:val="0061591A"/>
    <w:rsid w:val="00615F5E"/>
    <w:rsid w:val="006163EC"/>
    <w:rsid w:val="00616C8C"/>
    <w:rsid w:val="00617FBF"/>
    <w:rsid w:val="0062012A"/>
    <w:rsid w:val="0062035D"/>
    <w:rsid w:val="00620474"/>
    <w:rsid w:val="00620C6A"/>
    <w:rsid w:val="006212A1"/>
    <w:rsid w:val="00621423"/>
    <w:rsid w:val="0062166B"/>
    <w:rsid w:val="0062183A"/>
    <w:rsid w:val="00622696"/>
    <w:rsid w:val="00622CE2"/>
    <w:rsid w:val="0062371F"/>
    <w:rsid w:val="00623B81"/>
    <w:rsid w:val="0062409B"/>
    <w:rsid w:val="006243CA"/>
    <w:rsid w:val="00624810"/>
    <w:rsid w:val="00624A1A"/>
    <w:rsid w:val="006251B2"/>
    <w:rsid w:val="0062530E"/>
    <w:rsid w:val="00626A9E"/>
    <w:rsid w:val="00626AE1"/>
    <w:rsid w:val="00626B78"/>
    <w:rsid w:val="00627967"/>
    <w:rsid w:val="00627A93"/>
    <w:rsid w:val="00627F35"/>
    <w:rsid w:val="00627FE0"/>
    <w:rsid w:val="006301ED"/>
    <w:rsid w:val="0063041B"/>
    <w:rsid w:val="00631110"/>
    <w:rsid w:val="006315DF"/>
    <w:rsid w:val="00631A78"/>
    <w:rsid w:val="00631A7D"/>
    <w:rsid w:val="00631F58"/>
    <w:rsid w:val="00632342"/>
    <w:rsid w:val="006326A4"/>
    <w:rsid w:val="00632E88"/>
    <w:rsid w:val="006331F3"/>
    <w:rsid w:val="006334DE"/>
    <w:rsid w:val="00633D4F"/>
    <w:rsid w:val="00633D7F"/>
    <w:rsid w:val="00633EE1"/>
    <w:rsid w:val="00634540"/>
    <w:rsid w:val="00634A29"/>
    <w:rsid w:val="006351E3"/>
    <w:rsid w:val="00635A96"/>
    <w:rsid w:val="0063613C"/>
    <w:rsid w:val="006368BB"/>
    <w:rsid w:val="00636A38"/>
    <w:rsid w:val="0063736F"/>
    <w:rsid w:val="00637556"/>
    <w:rsid w:val="00637D62"/>
    <w:rsid w:val="00640C8A"/>
    <w:rsid w:val="00640D6F"/>
    <w:rsid w:val="00640F76"/>
    <w:rsid w:val="006413ED"/>
    <w:rsid w:val="00641BC0"/>
    <w:rsid w:val="00641FC4"/>
    <w:rsid w:val="00642029"/>
    <w:rsid w:val="00642679"/>
    <w:rsid w:val="00642FA3"/>
    <w:rsid w:val="00643100"/>
    <w:rsid w:val="006432ED"/>
    <w:rsid w:val="006438A5"/>
    <w:rsid w:val="00643A58"/>
    <w:rsid w:val="00643C52"/>
    <w:rsid w:val="0064413D"/>
    <w:rsid w:val="0064426F"/>
    <w:rsid w:val="0064434B"/>
    <w:rsid w:val="006444A9"/>
    <w:rsid w:val="006447C7"/>
    <w:rsid w:val="00645FB0"/>
    <w:rsid w:val="006461F1"/>
    <w:rsid w:val="0064623D"/>
    <w:rsid w:val="00646752"/>
    <w:rsid w:val="006470AD"/>
    <w:rsid w:val="006479D4"/>
    <w:rsid w:val="00647C12"/>
    <w:rsid w:val="00647D8C"/>
    <w:rsid w:val="00650D5C"/>
    <w:rsid w:val="00651129"/>
    <w:rsid w:val="00651228"/>
    <w:rsid w:val="00651BB8"/>
    <w:rsid w:val="00651DDE"/>
    <w:rsid w:val="00651DEA"/>
    <w:rsid w:val="00652102"/>
    <w:rsid w:val="0065249A"/>
    <w:rsid w:val="0065260E"/>
    <w:rsid w:val="00652A9F"/>
    <w:rsid w:val="00653EF9"/>
    <w:rsid w:val="00653F19"/>
    <w:rsid w:val="0065431B"/>
    <w:rsid w:val="00654755"/>
    <w:rsid w:val="0065482C"/>
    <w:rsid w:val="00654A3B"/>
    <w:rsid w:val="00654E55"/>
    <w:rsid w:val="00654FBB"/>
    <w:rsid w:val="00655149"/>
    <w:rsid w:val="00655362"/>
    <w:rsid w:val="00655540"/>
    <w:rsid w:val="00655A70"/>
    <w:rsid w:val="00655ADE"/>
    <w:rsid w:val="00655D34"/>
    <w:rsid w:val="00655EAF"/>
    <w:rsid w:val="0065679E"/>
    <w:rsid w:val="00656A6E"/>
    <w:rsid w:val="00656BFF"/>
    <w:rsid w:val="00656DB1"/>
    <w:rsid w:val="00656EB2"/>
    <w:rsid w:val="00657834"/>
    <w:rsid w:val="006602DA"/>
    <w:rsid w:val="00660583"/>
    <w:rsid w:val="00660AF3"/>
    <w:rsid w:val="00660BAD"/>
    <w:rsid w:val="0066195F"/>
    <w:rsid w:val="0066198C"/>
    <w:rsid w:val="00661B1E"/>
    <w:rsid w:val="00661BE6"/>
    <w:rsid w:val="0066266D"/>
    <w:rsid w:val="00663106"/>
    <w:rsid w:val="00663A08"/>
    <w:rsid w:val="00663BA5"/>
    <w:rsid w:val="00663CC0"/>
    <w:rsid w:val="00663E63"/>
    <w:rsid w:val="00664232"/>
    <w:rsid w:val="00664301"/>
    <w:rsid w:val="006644DA"/>
    <w:rsid w:val="00664931"/>
    <w:rsid w:val="0066524C"/>
    <w:rsid w:val="00666946"/>
    <w:rsid w:val="00666DC7"/>
    <w:rsid w:val="00667026"/>
    <w:rsid w:val="0066709F"/>
    <w:rsid w:val="006672AD"/>
    <w:rsid w:val="00671D44"/>
    <w:rsid w:val="0067233B"/>
    <w:rsid w:val="00673DAF"/>
    <w:rsid w:val="00674236"/>
    <w:rsid w:val="006748CD"/>
    <w:rsid w:val="00674DAF"/>
    <w:rsid w:val="0067531B"/>
    <w:rsid w:val="00676043"/>
    <w:rsid w:val="006761F0"/>
    <w:rsid w:val="0067632B"/>
    <w:rsid w:val="00677B23"/>
    <w:rsid w:val="00677C43"/>
    <w:rsid w:val="00677E5F"/>
    <w:rsid w:val="00677FFA"/>
    <w:rsid w:val="0068018A"/>
    <w:rsid w:val="00680BA6"/>
    <w:rsid w:val="00680D04"/>
    <w:rsid w:val="006813CA"/>
    <w:rsid w:val="00681832"/>
    <w:rsid w:val="00681A3D"/>
    <w:rsid w:val="00681D38"/>
    <w:rsid w:val="00682276"/>
    <w:rsid w:val="00682F93"/>
    <w:rsid w:val="0068304E"/>
    <w:rsid w:val="00683B4F"/>
    <w:rsid w:val="00683D99"/>
    <w:rsid w:val="00683FCE"/>
    <w:rsid w:val="006841ED"/>
    <w:rsid w:val="00684997"/>
    <w:rsid w:val="00684A99"/>
    <w:rsid w:val="00685D04"/>
    <w:rsid w:val="00686056"/>
    <w:rsid w:val="006865AA"/>
    <w:rsid w:val="0068685D"/>
    <w:rsid w:val="00686A1A"/>
    <w:rsid w:val="00687DE2"/>
    <w:rsid w:val="00687F49"/>
    <w:rsid w:val="006900F5"/>
    <w:rsid w:val="00690181"/>
    <w:rsid w:val="0069081D"/>
    <w:rsid w:val="0069095F"/>
    <w:rsid w:val="006909A1"/>
    <w:rsid w:val="006918FD"/>
    <w:rsid w:val="00692B63"/>
    <w:rsid w:val="00692C7F"/>
    <w:rsid w:val="00692CD3"/>
    <w:rsid w:val="006931ED"/>
    <w:rsid w:val="0069323E"/>
    <w:rsid w:val="0069368F"/>
    <w:rsid w:val="0069393D"/>
    <w:rsid w:val="00693AD0"/>
    <w:rsid w:val="00694226"/>
    <w:rsid w:val="0069444B"/>
    <w:rsid w:val="0069494F"/>
    <w:rsid w:val="00694BB4"/>
    <w:rsid w:val="00694D65"/>
    <w:rsid w:val="006959E2"/>
    <w:rsid w:val="00695B86"/>
    <w:rsid w:val="00696881"/>
    <w:rsid w:val="00696C70"/>
    <w:rsid w:val="00697715"/>
    <w:rsid w:val="00697996"/>
    <w:rsid w:val="00697C08"/>
    <w:rsid w:val="006A0CFA"/>
    <w:rsid w:val="006A1530"/>
    <w:rsid w:val="006A1CDB"/>
    <w:rsid w:val="006A1E9A"/>
    <w:rsid w:val="006A2FC7"/>
    <w:rsid w:val="006A301F"/>
    <w:rsid w:val="006A37C4"/>
    <w:rsid w:val="006A38A4"/>
    <w:rsid w:val="006A3B3E"/>
    <w:rsid w:val="006A3E0A"/>
    <w:rsid w:val="006A41E6"/>
    <w:rsid w:val="006A4CA8"/>
    <w:rsid w:val="006A5136"/>
    <w:rsid w:val="006A51CA"/>
    <w:rsid w:val="006A5563"/>
    <w:rsid w:val="006A5779"/>
    <w:rsid w:val="006A671C"/>
    <w:rsid w:val="006A69BE"/>
    <w:rsid w:val="006A730D"/>
    <w:rsid w:val="006A770A"/>
    <w:rsid w:val="006A79B0"/>
    <w:rsid w:val="006A7AC8"/>
    <w:rsid w:val="006A7AFE"/>
    <w:rsid w:val="006A7BC2"/>
    <w:rsid w:val="006B01D4"/>
    <w:rsid w:val="006B02EF"/>
    <w:rsid w:val="006B0436"/>
    <w:rsid w:val="006B08BB"/>
    <w:rsid w:val="006B08E8"/>
    <w:rsid w:val="006B0AD6"/>
    <w:rsid w:val="006B18B9"/>
    <w:rsid w:val="006B21D5"/>
    <w:rsid w:val="006B2273"/>
    <w:rsid w:val="006B2296"/>
    <w:rsid w:val="006B23EA"/>
    <w:rsid w:val="006B2935"/>
    <w:rsid w:val="006B2CBB"/>
    <w:rsid w:val="006B30A5"/>
    <w:rsid w:val="006B312C"/>
    <w:rsid w:val="006B33C8"/>
    <w:rsid w:val="006B3892"/>
    <w:rsid w:val="006B3903"/>
    <w:rsid w:val="006B39D1"/>
    <w:rsid w:val="006B3E55"/>
    <w:rsid w:val="006B4168"/>
    <w:rsid w:val="006B4545"/>
    <w:rsid w:val="006B52E2"/>
    <w:rsid w:val="006B5E24"/>
    <w:rsid w:val="006B6293"/>
    <w:rsid w:val="006B63F5"/>
    <w:rsid w:val="006B7492"/>
    <w:rsid w:val="006B7496"/>
    <w:rsid w:val="006B7ABF"/>
    <w:rsid w:val="006B7B8F"/>
    <w:rsid w:val="006B7BD6"/>
    <w:rsid w:val="006B7EDF"/>
    <w:rsid w:val="006C01EF"/>
    <w:rsid w:val="006C038F"/>
    <w:rsid w:val="006C07D9"/>
    <w:rsid w:val="006C0F10"/>
    <w:rsid w:val="006C1F69"/>
    <w:rsid w:val="006C2D88"/>
    <w:rsid w:val="006C2D8C"/>
    <w:rsid w:val="006C3986"/>
    <w:rsid w:val="006C3C1F"/>
    <w:rsid w:val="006C3F2E"/>
    <w:rsid w:val="006C4145"/>
    <w:rsid w:val="006C457C"/>
    <w:rsid w:val="006C45CB"/>
    <w:rsid w:val="006C5443"/>
    <w:rsid w:val="006C54F9"/>
    <w:rsid w:val="006C57D2"/>
    <w:rsid w:val="006C6D46"/>
    <w:rsid w:val="006C77D9"/>
    <w:rsid w:val="006C7A52"/>
    <w:rsid w:val="006C7E8A"/>
    <w:rsid w:val="006D05A0"/>
    <w:rsid w:val="006D0A3B"/>
    <w:rsid w:val="006D0B62"/>
    <w:rsid w:val="006D0C10"/>
    <w:rsid w:val="006D0C2F"/>
    <w:rsid w:val="006D124D"/>
    <w:rsid w:val="006D125B"/>
    <w:rsid w:val="006D13D6"/>
    <w:rsid w:val="006D1E42"/>
    <w:rsid w:val="006D1F43"/>
    <w:rsid w:val="006D2087"/>
    <w:rsid w:val="006D20D8"/>
    <w:rsid w:val="006D2A81"/>
    <w:rsid w:val="006D2F06"/>
    <w:rsid w:val="006D3830"/>
    <w:rsid w:val="006D3884"/>
    <w:rsid w:val="006D3E13"/>
    <w:rsid w:val="006D40C8"/>
    <w:rsid w:val="006D40D4"/>
    <w:rsid w:val="006D42E1"/>
    <w:rsid w:val="006D4628"/>
    <w:rsid w:val="006D5580"/>
    <w:rsid w:val="006D5716"/>
    <w:rsid w:val="006D5FAC"/>
    <w:rsid w:val="006D670F"/>
    <w:rsid w:val="006D6B7D"/>
    <w:rsid w:val="006D719F"/>
    <w:rsid w:val="006D7741"/>
    <w:rsid w:val="006D77AD"/>
    <w:rsid w:val="006D789F"/>
    <w:rsid w:val="006E0128"/>
    <w:rsid w:val="006E0A56"/>
    <w:rsid w:val="006E1185"/>
    <w:rsid w:val="006E24DA"/>
    <w:rsid w:val="006E2A38"/>
    <w:rsid w:val="006E35A0"/>
    <w:rsid w:val="006E39A5"/>
    <w:rsid w:val="006E4624"/>
    <w:rsid w:val="006E4CFF"/>
    <w:rsid w:val="006E4D62"/>
    <w:rsid w:val="006E5D61"/>
    <w:rsid w:val="006E5DC0"/>
    <w:rsid w:val="006E60D5"/>
    <w:rsid w:val="006E627F"/>
    <w:rsid w:val="006E63B2"/>
    <w:rsid w:val="006E6CEF"/>
    <w:rsid w:val="006E70B2"/>
    <w:rsid w:val="006E785A"/>
    <w:rsid w:val="006E7AB2"/>
    <w:rsid w:val="006E7B60"/>
    <w:rsid w:val="006F0029"/>
    <w:rsid w:val="006F04D1"/>
    <w:rsid w:val="006F0A0F"/>
    <w:rsid w:val="006F0B2F"/>
    <w:rsid w:val="006F0D8D"/>
    <w:rsid w:val="006F1E17"/>
    <w:rsid w:val="006F1FB2"/>
    <w:rsid w:val="006F22C2"/>
    <w:rsid w:val="006F2948"/>
    <w:rsid w:val="006F2AB2"/>
    <w:rsid w:val="006F2DB8"/>
    <w:rsid w:val="006F3814"/>
    <w:rsid w:val="006F39DB"/>
    <w:rsid w:val="006F3A9E"/>
    <w:rsid w:val="006F3B3C"/>
    <w:rsid w:val="006F402A"/>
    <w:rsid w:val="006F4803"/>
    <w:rsid w:val="006F56DB"/>
    <w:rsid w:val="0070001E"/>
    <w:rsid w:val="00700089"/>
    <w:rsid w:val="00700300"/>
    <w:rsid w:val="00701272"/>
    <w:rsid w:val="007017C2"/>
    <w:rsid w:val="007019AB"/>
    <w:rsid w:val="0070223D"/>
    <w:rsid w:val="00702483"/>
    <w:rsid w:val="00702699"/>
    <w:rsid w:val="007028E4"/>
    <w:rsid w:val="00702ED0"/>
    <w:rsid w:val="00702F57"/>
    <w:rsid w:val="007040FD"/>
    <w:rsid w:val="00704CA0"/>
    <w:rsid w:val="00704E18"/>
    <w:rsid w:val="0070530D"/>
    <w:rsid w:val="00705843"/>
    <w:rsid w:val="00705CD0"/>
    <w:rsid w:val="00706113"/>
    <w:rsid w:val="007069CA"/>
    <w:rsid w:val="00707848"/>
    <w:rsid w:val="00707B1C"/>
    <w:rsid w:val="00707ED7"/>
    <w:rsid w:val="00707FCD"/>
    <w:rsid w:val="007107B0"/>
    <w:rsid w:val="00710ACB"/>
    <w:rsid w:val="007112BE"/>
    <w:rsid w:val="0071174F"/>
    <w:rsid w:val="00712D71"/>
    <w:rsid w:val="007137E1"/>
    <w:rsid w:val="00713A02"/>
    <w:rsid w:val="00713CC6"/>
    <w:rsid w:val="00713DB3"/>
    <w:rsid w:val="00714885"/>
    <w:rsid w:val="007155F7"/>
    <w:rsid w:val="007159FF"/>
    <w:rsid w:val="00716399"/>
    <w:rsid w:val="0071642C"/>
    <w:rsid w:val="007168B9"/>
    <w:rsid w:val="00716F73"/>
    <w:rsid w:val="00717899"/>
    <w:rsid w:val="00720063"/>
    <w:rsid w:val="00720271"/>
    <w:rsid w:val="00720A45"/>
    <w:rsid w:val="00721176"/>
    <w:rsid w:val="007214FC"/>
    <w:rsid w:val="00722097"/>
    <w:rsid w:val="00722A19"/>
    <w:rsid w:val="00722C0D"/>
    <w:rsid w:val="007233EF"/>
    <w:rsid w:val="00724A4C"/>
    <w:rsid w:val="00724C93"/>
    <w:rsid w:val="00724DB8"/>
    <w:rsid w:val="00724DFB"/>
    <w:rsid w:val="0072560A"/>
    <w:rsid w:val="00725BBF"/>
    <w:rsid w:val="00725BCC"/>
    <w:rsid w:val="00725CAC"/>
    <w:rsid w:val="00725D23"/>
    <w:rsid w:val="0072649A"/>
    <w:rsid w:val="00726AD7"/>
    <w:rsid w:val="00726D73"/>
    <w:rsid w:val="00726E10"/>
    <w:rsid w:val="00727379"/>
    <w:rsid w:val="00727974"/>
    <w:rsid w:val="00727AF8"/>
    <w:rsid w:val="00727DEF"/>
    <w:rsid w:val="0073045A"/>
    <w:rsid w:val="007309A1"/>
    <w:rsid w:val="007312B3"/>
    <w:rsid w:val="00731F7B"/>
    <w:rsid w:val="00732088"/>
    <w:rsid w:val="007326D5"/>
    <w:rsid w:val="00733111"/>
    <w:rsid w:val="007339CD"/>
    <w:rsid w:val="00733B02"/>
    <w:rsid w:val="00734020"/>
    <w:rsid w:val="007340AA"/>
    <w:rsid w:val="007351E3"/>
    <w:rsid w:val="007354E5"/>
    <w:rsid w:val="007354EB"/>
    <w:rsid w:val="00735588"/>
    <w:rsid w:val="0073590A"/>
    <w:rsid w:val="00735B06"/>
    <w:rsid w:val="00735E31"/>
    <w:rsid w:val="00736310"/>
    <w:rsid w:val="007369D6"/>
    <w:rsid w:val="00736D49"/>
    <w:rsid w:val="00737DEB"/>
    <w:rsid w:val="00740D3F"/>
    <w:rsid w:val="007411DF"/>
    <w:rsid w:val="00741DDD"/>
    <w:rsid w:val="00741DFE"/>
    <w:rsid w:val="00741F99"/>
    <w:rsid w:val="00742225"/>
    <w:rsid w:val="00742969"/>
    <w:rsid w:val="00742D38"/>
    <w:rsid w:val="007433EB"/>
    <w:rsid w:val="00743948"/>
    <w:rsid w:val="00743D65"/>
    <w:rsid w:val="00744417"/>
    <w:rsid w:val="007444CF"/>
    <w:rsid w:val="00745AD7"/>
    <w:rsid w:val="00745C79"/>
    <w:rsid w:val="00745EAD"/>
    <w:rsid w:val="007463FD"/>
    <w:rsid w:val="00746400"/>
    <w:rsid w:val="0074665F"/>
    <w:rsid w:val="00746756"/>
    <w:rsid w:val="00746E46"/>
    <w:rsid w:val="007472DE"/>
    <w:rsid w:val="0074756D"/>
    <w:rsid w:val="00747927"/>
    <w:rsid w:val="00747A13"/>
    <w:rsid w:val="00750AF4"/>
    <w:rsid w:val="00750C00"/>
    <w:rsid w:val="00752022"/>
    <w:rsid w:val="007520DB"/>
    <w:rsid w:val="00752661"/>
    <w:rsid w:val="00752E4A"/>
    <w:rsid w:val="00753461"/>
    <w:rsid w:val="00753ABE"/>
    <w:rsid w:val="00753CE0"/>
    <w:rsid w:val="00753E25"/>
    <w:rsid w:val="00754797"/>
    <w:rsid w:val="00755216"/>
    <w:rsid w:val="00755813"/>
    <w:rsid w:val="00755881"/>
    <w:rsid w:val="0075598D"/>
    <w:rsid w:val="00755C79"/>
    <w:rsid w:val="00755F6D"/>
    <w:rsid w:val="00756B72"/>
    <w:rsid w:val="00757766"/>
    <w:rsid w:val="00757997"/>
    <w:rsid w:val="007604F5"/>
    <w:rsid w:val="007605A5"/>
    <w:rsid w:val="00761064"/>
    <w:rsid w:val="007614CF"/>
    <w:rsid w:val="00761D9D"/>
    <w:rsid w:val="00762A44"/>
    <w:rsid w:val="00762C49"/>
    <w:rsid w:val="007634FF"/>
    <w:rsid w:val="007637E0"/>
    <w:rsid w:val="00763BA8"/>
    <w:rsid w:val="00763F25"/>
    <w:rsid w:val="0076477C"/>
    <w:rsid w:val="007661BD"/>
    <w:rsid w:val="00766265"/>
    <w:rsid w:val="007663A8"/>
    <w:rsid w:val="007667DA"/>
    <w:rsid w:val="00767CB9"/>
    <w:rsid w:val="007701E1"/>
    <w:rsid w:val="00770C24"/>
    <w:rsid w:val="00771905"/>
    <w:rsid w:val="007724DD"/>
    <w:rsid w:val="00772A33"/>
    <w:rsid w:val="00772EF6"/>
    <w:rsid w:val="007735A3"/>
    <w:rsid w:val="00773A54"/>
    <w:rsid w:val="00774138"/>
    <w:rsid w:val="007741EF"/>
    <w:rsid w:val="00774F60"/>
    <w:rsid w:val="00775268"/>
    <w:rsid w:val="00775A55"/>
    <w:rsid w:val="00775F15"/>
    <w:rsid w:val="00776D21"/>
    <w:rsid w:val="007779C9"/>
    <w:rsid w:val="00777A84"/>
    <w:rsid w:val="00777EFD"/>
    <w:rsid w:val="007803E8"/>
    <w:rsid w:val="007805CB"/>
    <w:rsid w:val="00780E2E"/>
    <w:rsid w:val="00781003"/>
    <w:rsid w:val="00781851"/>
    <w:rsid w:val="00781AFD"/>
    <w:rsid w:val="00782453"/>
    <w:rsid w:val="00782859"/>
    <w:rsid w:val="00783BE5"/>
    <w:rsid w:val="00783D01"/>
    <w:rsid w:val="007853BF"/>
    <w:rsid w:val="0078593B"/>
    <w:rsid w:val="00786873"/>
    <w:rsid w:val="007869C0"/>
    <w:rsid w:val="00786BC9"/>
    <w:rsid w:val="00786D9A"/>
    <w:rsid w:val="00786DD7"/>
    <w:rsid w:val="00790061"/>
    <w:rsid w:val="00790FD9"/>
    <w:rsid w:val="00792069"/>
    <w:rsid w:val="00792160"/>
    <w:rsid w:val="0079385E"/>
    <w:rsid w:val="007942A6"/>
    <w:rsid w:val="00794396"/>
    <w:rsid w:val="0079479C"/>
    <w:rsid w:val="00795047"/>
    <w:rsid w:val="007951BD"/>
    <w:rsid w:val="00795445"/>
    <w:rsid w:val="007956E0"/>
    <w:rsid w:val="0079580F"/>
    <w:rsid w:val="0079583E"/>
    <w:rsid w:val="00795985"/>
    <w:rsid w:val="00795C58"/>
    <w:rsid w:val="00795C7E"/>
    <w:rsid w:val="00795D04"/>
    <w:rsid w:val="00796964"/>
    <w:rsid w:val="0079732D"/>
    <w:rsid w:val="00797829"/>
    <w:rsid w:val="00797F86"/>
    <w:rsid w:val="007A03E5"/>
    <w:rsid w:val="007A04E2"/>
    <w:rsid w:val="007A0610"/>
    <w:rsid w:val="007A06DA"/>
    <w:rsid w:val="007A0BA9"/>
    <w:rsid w:val="007A0F48"/>
    <w:rsid w:val="007A11F9"/>
    <w:rsid w:val="007A1749"/>
    <w:rsid w:val="007A1E30"/>
    <w:rsid w:val="007A222B"/>
    <w:rsid w:val="007A2741"/>
    <w:rsid w:val="007A2F80"/>
    <w:rsid w:val="007A2F92"/>
    <w:rsid w:val="007A3C48"/>
    <w:rsid w:val="007A3FE7"/>
    <w:rsid w:val="007A450B"/>
    <w:rsid w:val="007A45C3"/>
    <w:rsid w:val="007A61F5"/>
    <w:rsid w:val="007A67AF"/>
    <w:rsid w:val="007A6B4C"/>
    <w:rsid w:val="007A70CE"/>
    <w:rsid w:val="007A73B3"/>
    <w:rsid w:val="007A79BC"/>
    <w:rsid w:val="007A7A2D"/>
    <w:rsid w:val="007A7D9F"/>
    <w:rsid w:val="007B04A7"/>
    <w:rsid w:val="007B09AD"/>
    <w:rsid w:val="007B1639"/>
    <w:rsid w:val="007B1B33"/>
    <w:rsid w:val="007B1E32"/>
    <w:rsid w:val="007B27BB"/>
    <w:rsid w:val="007B392B"/>
    <w:rsid w:val="007B431C"/>
    <w:rsid w:val="007B4718"/>
    <w:rsid w:val="007B4727"/>
    <w:rsid w:val="007B4827"/>
    <w:rsid w:val="007B5A93"/>
    <w:rsid w:val="007B5E82"/>
    <w:rsid w:val="007B6C7C"/>
    <w:rsid w:val="007B6F24"/>
    <w:rsid w:val="007B7000"/>
    <w:rsid w:val="007B73DA"/>
    <w:rsid w:val="007B74A8"/>
    <w:rsid w:val="007B7F18"/>
    <w:rsid w:val="007C0149"/>
    <w:rsid w:val="007C03F0"/>
    <w:rsid w:val="007C054C"/>
    <w:rsid w:val="007C08AE"/>
    <w:rsid w:val="007C0A1E"/>
    <w:rsid w:val="007C0D01"/>
    <w:rsid w:val="007C11B4"/>
    <w:rsid w:val="007C1817"/>
    <w:rsid w:val="007C1949"/>
    <w:rsid w:val="007C205A"/>
    <w:rsid w:val="007C206B"/>
    <w:rsid w:val="007C21AB"/>
    <w:rsid w:val="007C2794"/>
    <w:rsid w:val="007C2874"/>
    <w:rsid w:val="007C287D"/>
    <w:rsid w:val="007C2AE9"/>
    <w:rsid w:val="007C303D"/>
    <w:rsid w:val="007C3097"/>
    <w:rsid w:val="007C320A"/>
    <w:rsid w:val="007C3778"/>
    <w:rsid w:val="007C38E9"/>
    <w:rsid w:val="007C3E75"/>
    <w:rsid w:val="007C3EB7"/>
    <w:rsid w:val="007C4824"/>
    <w:rsid w:val="007C4C81"/>
    <w:rsid w:val="007C518B"/>
    <w:rsid w:val="007C56E0"/>
    <w:rsid w:val="007C5A97"/>
    <w:rsid w:val="007C6184"/>
    <w:rsid w:val="007C6468"/>
    <w:rsid w:val="007C6652"/>
    <w:rsid w:val="007C6972"/>
    <w:rsid w:val="007C6C13"/>
    <w:rsid w:val="007C6C73"/>
    <w:rsid w:val="007C6D07"/>
    <w:rsid w:val="007C6F13"/>
    <w:rsid w:val="007C7443"/>
    <w:rsid w:val="007C7693"/>
    <w:rsid w:val="007C7B46"/>
    <w:rsid w:val="007C7D01"/>
    <w:rsid w:val="007C7EE6"/>
    <w:rsid w:val="007D011F"/>
    <w:rsid w:val="007D0CA6"/>
    <w:rsid w:val="007D0F76"/>
    <w:rsid w:val="007D1031"/>
    <w:rsid w:val="007D1624"/>
    <w:rsid w:val="007D1670"/>
    <w:rsid w:val="007D18D0"/>
    <w:rsid w:val="007D1F00"/>
    <w:rsid w:val="007D1FEE"/>
    <w:rsid w:val="007D22E1"/>
    <w:rsid w:val="007D2D10"/>
    <w:rsid w:val="007D37AD"/>
    <w:rsid w:val="007D3954"/>
    <w:rsid w:val="007D3F7D"/>
    <w:rsid w:val="007D41B3"/>
    <w:rsid w:val="007D47D7"/>
    <w:rsid w:val="007D4822"/>
    <w:rsid w:val="007D4929"/>
    <w:rsid w:val="007D4BC1"/>
    <w:rsid w:val="007D52E1"/>
    <w:rsid w:val="007D5CB1"/>
    <w:rsid w:val="007D631F"/>
    <w:rsid w:val="007D6722"/>
    <w:rsid w:val="007D67AA"/>
    <w:rsid w:val="007D6F94"/>
    <w:rsid w:val="007D717B"/>
    <w:rsid w:val="007D730F"/>
    <w:rsid w:val="007D76CC"/>
    <w:rsid w:val="007D7713"/>
    <w:rsid w:val="007D77C1"/>
    <w:rsid w:val="007D77FF"/>
    <w:rsid w:val="007D7CA8"/>
    <w:rsid w:val="007D7EC9"/>
    <w:rsid w:val="007D7EE1"/>
    <w:rsid w:val="007D7EE5"/>
    <w:rsid w:val="007E0AFD"/>
    <w:rsid w:val="007E0B97"/>
    <w:rsid w:val="007E169B"/>
    <w:rsid w:val="007E1747"/>
    <w:rsid w:val="007E28D2"/>
    <w:rsid w:val="007E2AF1"/>
    <w:rsid w:val="007E3324"/>
    <w:rsid w:val="007E3A08"/>
    <w:rsid w:val="007E3A95"/>
    <w:rsid w:val="007E3EB1"/>
    <w:rsid w:val="007E423D"/>
    <w:rsid w:val="007E49FD"/>
    <w:rsid w:val="007E4ADE"/>
    <w:rsid w:val="007E4F32"/>
    <w:rsid w:val="007E52BB"/>
    <w:rsid w:val="007E6087"/>
    <w:rsid w:val="007E60CC"/>
    <w:rsid w:val="007E629E"/>
    <w:rsid w:val="007E64E5"/>
    <w:rsid w:val="007E66A1"/>
    <w:rsid w:val="007E71A1"/>
    <w:rsid w:val="007F0B22"/>
    <w:rsid w:val="007F3733"/>
    <w:rsid w:val="007F463F"/>
    <w:rsid w:val="007F4CD7"/>
    <w:rsid w:val="007F4CED"/>
    <w:rsid w:val="007F4DFE"/>
    <w:rsid w:val="007F58AC"/>
    <w:rsid w:val="007F670A"/>
    <w:rsid w:val="007F6965"/>
    <w:rsid w:val="007F70D5"/>
    <w:rsid w:val="007F7A61"/>
    <w:rsid w:val="007F7A93"/>
    <w:rsid w:val="00800894"/>
    <w:rsid w:val="008016AB"/>
    <w:rsid w:val="008019BF"/>
    <w:rsid w:val="00801A09"/>
    <w:rsid w:val="00801AC7"/>
    <w:rsid w:val="00801B93"/>
    <w:rsid w:val="00801C9F"/>
    <w:rsid w:val="00801F46"/>
    <w:rsid w:val="00801FD0"/>
    <w:rsid w:val="008035BE"/>
    <w:rsid w:val="00803CB6"/>
    <w:rsid w:val="00804446"/>
    <w:rsid w:val="0080460D"/>
    <w:rsid w:val="00804799"/>
    <w:rsid w:val="0080513C"/>
    <w:rsid w:val="008052C1"/>
    <w:rsid w:val="00805CDB"/>
    <w:rsid w:val="00806DE4"/>
    <w:rsid w:val="0080748D"/>
    <w:rsid w:val="00807AF3"/>
    <w:rsid w:val="00807C4C"/>
    <w:rsid w:val="0081055C"/>
    <w:rsid w:val="00811C84"/>
    <w:rsid w:val="00812056"/>
    <w:rsid w:val="00812894"/>
    <w:rsid w:val="00812B99"/>
    <w:rsid w:val="00812DDA"/>
    <w:rsid w:val="008134AA"/>
    <w:rsid w:val="00813C7B"/>
    <w:rsid w:val="00813EAB"/>
    <w:rsid w:val="00813EFA"/>
    <w:rsid w:val="00814115"/>
    <w:rsid w:val="00814417"/>
    <w:rsid w:val="00815170"/>
    <w:rsid w:val="00816465"/>
    <w:rsid w:val="008165F7"/>
    <w:rsid w:val="00816622"/>
    <w:rsid w:val="00816733"/>
    <w:rsid w:val="00816EDF"/>
    <w:rsid w:val="00817C88"/>
    <w:rsid w:val="00820488"/>
    <w:rsid w:val="00820C14"/>
    <w:rsid w:val="00820EA0"/>
    <w:rsid w:val="0082102D"/>
    <w:rsid w:val="00821537"/>
    <w:rsid w:val="008228D8"/>
    <w:rsid w:val="008228FC"/>
    <w:rsid w:val="00822B4F"/>
    <w:rsid w:val="00822BCC"/>
    <w:rsid w:val="00823226"/>
    <w:rsid w:val="00823538"/>
    <w:rsid w:val="008243D3"/>
    <w:rsid w:val="00824759"/>
    <w:rsid w:val="00824C46"/>
    <w:rsid w:val="00826654"/>
    <w:rsid w:val="008266B7"/>
    <w:rsid w:val="00826B42"/>
    <w:rsid w:val="00826B6C"/>
    <w:rsid w:val="00826BDB"/>
    <w:rsid w:val="00826CF5"/>
    <w:rsid w:val="00827346"/>
    <w:rsid w:val="00830131"/>
    <w:rsid w:val="00830B42"/>
    <w:rsid w:val="00833507"/>
    <w:rsid w:val="0083351A"/>
    <w:rsid w:val="0083365C"/>
    <w:rsid w:val="008336CD"/>
    <w:rsid w:val="00833AC2"/>
    <w:rsid w:val="00833C95"/>
    <w:rsid w:val="00835154"/>
    <w:rsid w:val="00835326"/>
    <w:rsid w:val="0083547C"/>
    <w:rsid w:val="008355E5"/>
    <w:rsid w:val="008359C1"/>
    <w:rsid w:val="00835F71"/>
    <w:rsid w:val="008360B1"/>
    <w:rsid w:val="00836A5B"/>
    <w:rsid w:val="00836B37"/>
    <w:rsid w:val="00836E7F"/>
    <w:rsid w:val="00837055"/>
    <w:rsid w:val="00837504"/>
    <w:rsid w:val="008377E4"/>
    <w:rsid w:val="00837886"/>
    <w:rsid w:val="00840CAD"/>
    <w:rsid w:val="008412B9"/>
    <w:rsid w:val="008413D6"/>
    <w:rsid w:val="0084152E"/>
    <w:rsid w:val="00841771"/>
    <w:rsid w:val="00841C47"/>
    <w:rsid w:val="008423F9"/>
    <w:rsid w:val="00842A53"/>
    <w:rsid w:val="00843060"/>
    <w:rsid w:val="00844002"/>
    <w:rsid w:val="00844EE8"/>
    <w:rsid w:val="00845065"/>
    <w:rsid w:val="008450A2"/>
    <w:rsid w:val="00845C4C"/>
    <w:rsid w:val="00846654"/>
    <w:rsid w:val="00846903"/>
    <w:rsid w:val="00846F1E"/>
    <w:rsid w:val="0084776F"/>
    <w:rsid w:val="00850520"/>
    <w:rsid w:val="008510D6"/>
    <w:rsid w:val="00851AA5"/>
    <w:rsid w:val="00851F30"/>
    <w:rsid w:val="00852341"/>
    <w:rsid w:val="00852730"/>
    <w:rsid w:val="008528FE"/>
    <w:rsid w:val="00852A77"/>
    <w:rsid w:val="00852D9E"/>
    <w:rsid w:val="008534A0"/>
    <w:rsid w:val="00853B01"/>
    <w:rsid w:val="00853FBF"/>
    <w:rsid w:val="0085467F"/>
    <w:rsid w:val="008547DA"/>
    <w:rsid w:val="00854E70"/>
    <w:rsid w:val="00855130"/>
    <w:rsid w:val="00855165"/>
    <w:rsid w:val="00855167"/>
    <w:rsid w:val="008570CF"/>
    <w:rsid w:val="008572A5"/>
    <w:rsid w:val="008573D3"/>
    <w:rsid w:val="00857A15"/>
    <w:rsid w:val="00860220"/>
    <w:rsid w:val="00860B1B"/>
    <w:rsid w:val="008613D2"/>
    <w:rsid w:val="00861644"/>
    <w:rsid w:val="0086165C"/>
    <w:rsid w:val="00861F63"/>
    <w:rsid w:val="00861FF2"/>
    <w:rsid w:val="008620B4"/>
    <w:rsid w:val="008622AE"/>
    <w:rsid w:val="00862564"/>
    <w:rsid w:val="00862D9B"/>
    <w:rsid w:val="00862E38"/>
    <w:rsid w:val="00863716"/>
    <w:rsid w:val="008637A4"/>
    <w:rsid w:val="008638EE"/>
    <w:rsid w:val="00863D17"/>
    <w:rsid w:val="00863ED9"/>
    <w:rsid w:val="00863FC7"/>
    <w:rsid w:val="0086441A"/>
    <w:rsid w:val="00864BDF"/>
    <w:rsid w:val="00865ACA"/>
    <w:rsid w:val="00865E5E"/>
    <w:rsid w:val="00866139"/>
    <w:rsid w:val="00866426"/>
    <w:rsid w:val="00866A20"/>
    <w:rsid w:val="008670D7"/>
    <w:rsid w:val="00867105"/>
    <w:rsid w:val="008678F6"/>
    <w:rsid w:val="00867F51"/>
    <w:rsid w:val="00870292"/>
    <w:rsid w:val="008706A3"/>
    <w:rsid w:val="00870976"/>
    <w:rsid w:val="00870BE3"/>
    <w:rsid w:val="0087125E"/>
    <w:rsid w:val="00871264"/>
    <w:rsid w:val="00871551"/>
    <w:rsid w:val="008716BF"/>
    <w:rsid w:val="008717FF"/>
    <w:rsid w:val="00872163"/>
    <w:rsid w:val="00872331"/>
    <w:rsid w:val="00872E21"/>
    <w:rsid w:val="00872E77"/>
    <w:rsid w:val="00872F9B"/>
    <w:rsid w:val="008740E2"/>
    <w:rsid w:val="008742AC"/>
    <w:rsid w:val="00874D51"/>
    <w:rsid w:val="00874EFB"/>
    <w:rsid w:val="00875A81"/>
    <w:rsid w:val="008761E0"/>
    <w:rsid w:val="00876486"/>
    <w:rsid w:val="00876EE7"/>
    <w:rsid w:val="00876FA0"/>
    <w:rsid w:val="0087711C"/>
    <w:rsid w:val="00877A4F"/>
    <w:rsid w:val="00877B93"/>
    <w:rsid w:val="008800FE"/>
    <w:rsid w:val="00880E2A"/>
    <w:rsid w:val="0088168E"/>
    <w:rsid w:val="00881AA5"/>
    <w:rsid w:val="00881AFE"/>
    <w:rsid w:val="00881BA3"/>
    <w:rsid w:val="00882939"/>
    <w:rsid w:val="00882D75"/>
    <w:rsid w:val="0088333F"/>
    <w:rsid w:val="00883917"/>
    <w:rsid w:val="00883A6C"/>
    <w:rsid w:val="00884171"/>
    <w:rsid w:val="008841FC"/>
    <w:rsid w:val="00884945"/>
    <w:rsid w:val="00884EFA"/>
    <w:rsid w:val="008851A3"/>
    <w:rsid w:val="008851F4"/>
    <w:rsid w:val="008852A5"/>
    <w:rsid w:val="008852B8"/>
    <w:rsid w:val="00885536"/>
    <w:rsid w:val="0088574C"/>
    <w:rsid w:val="008857B4"/>
    <w:rsid w:val="00885A3F"/>
    <w:rsid w:val="00885C95"/>
    <w:rsid w:val="00886596"/>
    <w:rsid w:val="0088674E"/>
    <w:rsid w:val="00886875"/>
    <w:rsid w:val="00886AF0"/>
    <w:rsid w:val="00887196"/>
    <w:rsid w:val="00887875"/>
    <w:rsid w:val="00887E2C"/>
    <w:rsid w:val="00887E8F"/>
    <w:rsid w:val="00887F1D"/>
    <w:rsid w:val="00887F3D"/>
    <w:rsid w:val="008901CD"/>
    <w:rsid w:val="0089027B"/>
    <w:rsid w:val="00890A87"/>
    <w:rsid w:val="00891259"/>
    <w:rsid w:val="00891D9C"/>
    <w:rsid w:val="00891E9E"/>
    <w:rsid w:val="00891EB6"/>
    <w:rsid w:val="00892B19"/>
    <w:rsid w:val="00893783"/>
    <w:rsid w:val="00893C6C"/>
    <w:rsid w:val="008943F8"/>
    <w:rsid w:val="00895075"/>
    <w:rsid w:val="00895478"/>
    <w:rsid w:val="0089574A"/>
    <w:rsid w:val="008958B9"/>
    <w:rsid w:val="0089592F"/>
    <w:rsid w:val="00895A4A"/>
    <w:rsid w:val="00895C63"/>
    <w:rsid w:val="00896C0E"/>
    <w:rsid w:val="00896DCC"/>
    <w:rsid w:val="00896F77"/>
    <w:rsid w:val="00897123"/>
    <w:rsid w:val="008975AD"/>
    <w:rsid w:val="008978AF"/>
    <w:rsid w:val="00897B3E"/>
    <w:rsid w:val="00897E00"/>
    <w:rsid w:val="008A04D5"/>
    <w:rsid w:val="008A1591"/>
    <w:rsid w:val="008A19E8"/>
    <w:rsid w:val="008A2873"/>
    <w:rsid w:val="008A32D9"/>
    <w:rsid w:val="008A34B7"/>
    <w:rsid w:val="008A383B"/>
    <w:rsid w:val="008A3C88"/>
    <w:rsid w:val="008A41B2"/>
    <w:rsid w:val="008A435C"/>
    <w:rsid w:val="008A4639"/>
    <w:rsid w:val="008A4A0C"/>
    <w:rsid w:val="008A4A7D"/>
    <w:rsid w:val="008A4FA2"/>
    <w:rsid w:val="008A5228"/>
    <w:rsid w:val="008A580A"/>
    <w:rsid w:val="008A5F62"/>
    <w:rsid w:val="008A6CA7"/>
    <w:rsid w:val="008A7100"/>
    <w:rsid w:val="008A72B4"/>
    <w:rsid w:val="008A758A"/>
    <w:rsid w:val="008A75BB"/>
    <w:rsid w:val="008B0443"/>
    <w:rsid w:val="008B0816"/>
    <w:rsid w:val="008B0840"/>
    <w:rsid w:val="008B2B8F"/>
    <w:rsid w:val="008B2DD3"/>
    <w:rsid w:val="008B337E"/>
    <w:rsid w:val="008B3436"/>
    <w:rsid w:val="008B3852"/>
    <w:rsid w:val="008B3A31"/>
    <w:rsid w:val="008B4438"/>
    <w:rsid w:val="008B50D6"/>
    <w:rsid w:val="008B5333"/>
    <w:rsid w:val="008B535E"/>
    <w:rsid w:val="008B5444"/>
    <w:rsid w:val="008B5A8B"/>
    <w:rsid w:val="008B63C6"/>
    <w:rsid w:val="008B75EF"/>
    <w:rsid w:val="008B79D6"/>
    <w:rsid w:val="008B79FA"/>
    <w:rsid w:val="008B7AB7"/>
    <w:rsid w:val="008B7F02"/>
    <w:rsid w:val="008C05B0"/>
    <w:rsid w:val="008C16BF"/>
    <w:rsid w:val="008C17A1"/>
    <w:rsid w:val="008C1AA2"/>
    <w:rsid w:val="008C240B"/>
    <w:rsid w:val="008C2EE1"/>
    <w:rsid w:val="008C32FA"/>
    <w:rsid w:val="008C3B34"/>
    <w:rsid w:val="008C4159"/>
    <w:rsid w:val="008C59AA"/>
    <w:rsid w:val="008C5C1C"/>
    <w:rsid w:val="008C663D"/>
    <w:rsid w:val="008C69A3"/>
    <w:rsid w:val="008C6B88"/>
    <w:rsid w:val="008C6F49"/>
    <w:rsid w:val="008C7376"/>
    <w:rsid w:val="008C7782"/>
    <w:rsid w:val="008C7FB0"/>
    <w:rsid w:val="008D03BF"/>
    <w:rsid w:val="008D0548"/>
    <w:rsid w:val="008D05A7"/>
    <w:rsid w:val="008D07F1"/>
    <w:rsid w:val="008D1302"/>
    <w:rsid w:val="008D13A3"/>
    <w:rsid w:val="008D18E3"/>
    <w:rsid w:val="008D1BA2"/>
    <w:rsid w:val="008D2155"/>
    <w:rsid w:val="008D3050"/>
    <w:rsid w:val="008D30BA"/>
    <w:rsid w:val="008D31E2"/>
    <w:rsid w:val="008D387D"/>
    <w:rsid w:val="008D3A77"/>
    <w:rsid w:val="008D41AC"/>
    <w:rsid w:val="008D4837"/>
    <w:rsid w:val="008D4CEB"/>
    <w:rsid w:val="008D5390"/>
    <w:rsid w:val="008D5B3F"/>
    <w:rsid w:val="008D5E0E"/>
    <w:rsid w:val="008D5F42"/>
    <w:rsid w:val="008D64FE"/>
    <w:rsid w:val="008D65BB"/>
    <w:rsid w:val="008D6763"/>
    <w:rsid w:val="008D69B9"/>
    <w:rsid w:val="008D6C8A"/>
    <w:rsid w:val="008D6CCF"/>
    <w:rsid w:val="008D7137"/>
    <w:rsid w:val="008D7A97"/>
    <w:rsid w:val="008D7AA9"/>
    <w:rsid w:val="008D7EBB"/>
    <w:rsid w:val="008E0BE3"/>
    <w:rsid w:val="008E0E6E"/>
    <w:rsid w:val="008E12FB"/>
    <w:rsid w:val="008E4A9F"/>
    <w:rsid w:val="008E5399"/>
    <w:rsid w:val="008E54DF"/>
    <w:rsid w:val="008E5A4F"/>
    <w:rsid w:val="008E5BF3"/>
    <w:rsid w:val="008E6ADE"/>
    <w:rsid w:val="008E6B53"/>
    <w:rsid w:val="008E6D7E"/>
    <w:rsid w:val="008E6F0B"/>
    <w:rsid w:val="008E74C4"/>
    <w:rsid w:val="008E7CD0"/>
    <w:rsid w:val="008F0153"/>
    <w:rsid w:val="008F0230"/>
    <w:rsid w:val="008F0898"/>
    <w:rsid w:val="008F09BA"/>
    <w:rsid w:val="008F0C5D"/>
    <w:rsid w:val="008F0F73"/>
    <w:rsid w:val="008F1522"/>
    <w:rsid w:val="008F1CC3"/>
    <w:rsid w:val="008F22AE"/>
    <w:rsid w:val="008F22F6"/>
    <w:rsid w:val="008F2753"/>
    <w:rsid w:val="008F360C"/>
    <w:rsid w:val="008F37AB"/>
    <w:rsid w:val="008F391F"/>
    <w:rsid w:val="008F39F4"/>
    <w:rsid w:val="008F41CA"/>
    <w:rsid w:val="008F41EC"/>
    <w:rsid w:val="008F42FA"/>
    <w:rsid w:val="008F4499"/>
    <w:rsid w:val="008F4F2C"/>
    <w:rsid w:val="008F52B5"/>
    <w:rsid w:val="008F66F6"/>
    <w:rsid w:val="008F72ED"/>
    <w:rsid w:val="008F73B7"/>
    <w:rsid w:val="008F759C"/>
    <w:rsid w:val="008F77CF"/>
    <w:rsid w:val="008F7AE3"/>
    <w:rsid w:val="008F7C24"/>
    <w:rsid w:val="008F7E2C"/>
    <w:rsid w:val="009013E7"/>
    <w:rsid w:val="00902379"/>
    <w:rsid w:val="0090268A"/>
    <w:rsid w:val="00902BE5"/>
    <w:rsid w:val="00902C41"/>
    <w:rsid w:val="009030D4"/>
    <w:rsid w:val="00903750"/>
    <w:rsid w:val="00904056"/>
    <w:rsid w:val="00904257"/>
    <w:rsid w:val="00904869"/>
    <w:rsid w:val="00904DBA"/>
    <w:rsid w:val="009051D8"/>
    <w:rsid w:val="00906E8D"/>
    <w:rsid w:val="00906EDB"/>
    <w:rsid w:val="0090795E"/>
    <w:rsid w:val="00907987"/>
    <w:rsid w:val="00910226"/>
    <w:rsid w:val="009103F7"/>
    <w:rsid w:val="00910C26"/>
    <w:rsid w:val="00910CFB"/>
    <w:rsid w:val="0091127E"/>
    <w:rsid w:val="009112BD"/>
    <w:rsid w:val="00911649"/>
    <w:rsid w:val="00911962"/>
    <w:rsid w:val="00912092"/>
    <w:rsid w:val="00912B83"/>
    <w:rsid w:val="00913CB1"/>
    <w:rsid w:val="00913FD2"/>
    <w:rsid w:val="0091430B"/>
    <w:rsid w:val="009149B2"/>
    <w:rsid w:val="00914B5B"/>
    <w:rsid w:val="00914E30"/>
    <w:rsid w:val="00915050"/>
    <w:rsid w:val="009154DD"/>
    <w:rsid w:val="00916373"/>
    <w:rsid w:val="0091638A"/>
    <w:rsid w:val="00916AC1"/>
    <w:rsid w:val="0091740F"/>
    <w:rsid w:val="009175E1"/>
    <w:rsid w:val="00920E41"/>
    <w:rsid w:val="00921110"/>
    <w:rsid w:val="00921410"/>
    <w:rsid w:val="009215B3"/>
    <w:rsid w:val="00921C65"/>
    <w:rsid w:val="00921FC1"/>
    <w:rsid w:val="00922065"/>
    <w:rsid w:val="0092289A"/>
    <w:rsid w:val="0092294E"/>
    <w:rsid w:val="00922A80"/>
    <w:rsid w:val="00922C82"/>
    <w:rsid w:val="00923B9F"/>
    <w:rsid w:val="00924015"/>
    <w:rsid w:val="009240E1"/>
    <w:rsid w:val="00924899"/>
    <w:rsid w:val="00924A81"/>
    <w:rsid w:val="00925231"/>
    <w:rsid w:val="009252FF"/>
    <w:rsid w:val="00925514"/>
    <w:rsid w:val="00925734"/>
    <w:rsid w:val="00925778"/>
    <w:rsid w:val="00925844"/>
    <w:rsid w:val="00925C84"/>
    <w:rsid w:val="009263CC"/>
    <w:rsid w:val="00926A97"/>
    <w:rsid w:val="00926ACF"/>
    <w:rsid w:val="00926B40"/>
    <w:rsid w:val="00930054"/>
    <w:rsid w:val="00930109"/>
    <w:rsid w:val="00930937"/>
    <w:rsid w:val="00930F78"/>
    <w:rsid w:val="00931484"/>
    <w:rsid w:val="00931A36"/>
    <w:rsid w:val="00931C3D"/>
    <w:rsid w:val="00931F62"/>
    <w:rsid w:val="009321AF"/>
    <w:rsid w:val="009321B7"/>
    <w:rsid w:val="009322C7"/>
    <w:rsid w:val="009323B0"/>
    <w:rsid w:val="00932986"/>
    <w:rsid w:val="00932A88"/>
    <w:rsid w:val="00932E41"/>
    <w:rsid w:val="00932F38"/>
    <w:rsid w:val="00932F84"/>
    <w:rsid w:val="009334F0"/>
    <w:rsid w:val="00933B3F"/>
    <w:rsid w:val="009342BE"/>
    <w:rsid w:val="00934770"/>
    <w:rsid w:val="00934FE1"/>
    <w:rsid w:val="00935283"/>
    <w:rsid w:val="009352D4"/>
    <w:rsid w:val="009366C8"/>
    <w:rsid w:val="0093681D"/>
    <w:rsid w:val="00936870"/>
    <w:rsid w:val="00936A17"/>
    <w:rsid w:val="00936CD2"/>
    <w:rsid w:val="009374D7"/>
    <w:rsid w:val="00937BE1"/>
    <w:rsid w:val="009405E3"/>
    <w:rsid w:val="00940B2A"/>
    <w:rsid w:val="00941057"/>
    <w:rsid w:val="009415F1"/>
    <w:rsid w:val="00942158"/>
    <w:rsid w:val="0094309B"/>
    <w:rsid w:val="00943BFC"/>
    <w:rsid w:val="009441AA"/>
    <w:rsid w:val="0094430F"/>
    <w:rsid w:val="00944477"/>
    <w:rsid w:val="009448E1"/>
    <w:rsid w:val="009449F6"/>
    <w:rsid w:val="00944C07"/>
    <w:rsid w:val="00945F7E"/>
    <w:rsid w:val="009460E9"/>
    <w:rsid w:val="00946171"/>
    <w:rsid w:val="00946920"/>
    <w:rsid w:val="009469D0"/>
    <w:rsid w:val="00946B98"/>
    <w:rsid w:val="0094787B"/>
    <w:rsid w:val="0095108A"/>
    <w:rsid w:val="009512D9"/>
    <w:rsid w:val="009527F0"/>
    <w:rsid w:val="00952B06"/>
    <w:rsid w:val="00952B97"/>
    <w:rsid w:val="00953748"/>
    <w:rsid w:val="00953CC9"/>
    <w:rsid w:val="00954320"/>
    <w:rsid w:val="0095512E"/>
    <w:rsid w:val="00955696"/>
    <w:rsid w:val="00956379"/>
    <w:rsid w:val="009568C7"/>
    <w:rsid w:val="0095701C"/>
    <w:rsid w:val="00957257"/>
    <w:rsid w:val="00957AD6"/>
    <w:rsid w:val="00957DAE"/>
    <w:rsid w:val="00960AEA"/>
    <w:rsid w:val="009618F0"/>
    <w:rsid w:val="00961D07"/>
    <w:rsid w:val="0096280F"/>
    <w:rsid w:val="00962835"/>
    <w:rsid w:val="00962AE6"/>
    <w:rsid w:val="00962C41"/>
    <w:rsid w:val="00962C7D"/>
    <w:rsid w:val="00962E71"/>
    <w:rsid w:val="00963A9D"/>
    <w:rsid w:val="0096442E"/>
    <w:rsid w:val="009646A3"/>
    <w:rsid w:val="00964728"/>
    <w:rsid w:val="00965184"/>
    <w:rsid w:val="00966361"/>
    <w:rsid w:val="009667E8"/>
    <w:rsid w:val="00966A4F"/>
    <w:rsid w:val="00967101"/>
    <w:rsid w:val="00967436"/>
    <w:rsid w:val="009701E7"/>
    <w:rsid w:val="0097023C"/>
    <w:rsid w:val="00970966"/>
    <w:rsid w:val="00970970"/>
    <w:rsid w:val="0097174E"/>
    <w:rsid w:val="009718E0"/>
    <w:rsid w:val="00971D39"/>
    <w:rsid w:val="00971E78"/>
    <w:rsid w:val="009721CB"/>
    <w:rsid w:val="00972573"/>
    <w:rsid w:val="00972594"/>
    <w:rsid w:val="00972601"/>
    <w:rsid w:val="00973259"/>
    <w:rsid w:val="00973978"/>
    <w:rsid w:val="00973ECC"/>
    <w:rsid w:val="009742DB"/>
    <w:rsid w:val="00974C3C"/>
    <w:rsid w:val="00974E01"/>
    <w:rsid w:val="00974F72"/>
    <w:rsid w:val="0097508C"/>
    <w:rsid w:val="009756EB"/>
    <w:rsid w:val="00975F00"/>
    <w:rsid w:val="00976001"/>
    <w:rsid w:val="009764BF"/>
    <w:rsid w:val="00976634"/>
    <w:rsid w:val="009767D8"/>
    <w:rsid w:val="00976968"/>
    <w:rsid w:val="00976AC5"/>
    <w:rsid w:val="00976E51"/>
    <w:rsid w:val="009770DB"/>
    <w:rsid w:val="00977D7B"/>
    <w:rsid w:val="00977EF6"/>
    <w:rsid w:val="00980379"/>
    <w:rsid w:val="00980555"/>
    <w:rsid w:val="00980D23"/>
    <w:rsid w:val="00981ECB"/>
    <w:rsid w:val="009821C7"/>
    <w:rsid w:val="0098249E"/>
    <w:rsid w:val="009826E7"/>
    <w:rsid w:val="00982910"/>
    <w:rsid w:val="00982B93"/>
    <w:rsid w:val="009830EE"/>
    <w:rsid w:val="00984460"/>
    <w:rsid w:val="009845F1"/>
    <w:rsid w:val="009849D0"/>
    <w:rsid w:val="00984E6F"/>
    <w:rsid w:val="0098574C"/>
    <w:rsid w:val="009857C0"/>
    <w:rsid w:val="0098592C"/>
    <w:rsid w:val="00985FE4"/>
    <w:rsid w:val="00986157"/>
    <w:rsid w:val="00986267"/>
    <w:rsid w:val="0098663F"/>
    <w:rsid w:val="00986CBC"/>
    <w:rsid w:val="00986E04"/>
    <w:rsid w:val="00986F3C"/>
    <w:rsid w:val="00987460"/>
    <w:rsid w:val="00987C1E"/>
    <w:rsid w:val="0099059E"/>
    <w:rsid w:val="00990AD4"/>
    <w:rsid w:val="009912FA"/>
    <w:rsid w:val="0099181E"/>
    <w:rsid w:val="00991916"/>
    <w:rsid w:val="009920DD"/>
    <w:rsid w:val="00992B5F"/>
    <w:rsid w:val="0099459D"/>
    <w:rsid w:val="00995133"/>
    <w:rsid w:val="009952D4"/>
    <w:rsid w:val="009953EB"/>
    <w:rsid w:val="00996D29"/>
    <w:rsid w:val="009970F2"/>
    <w:rsid w:val="00997908"/>
    <w:rsid w:val="00997C07"/>
    <w:rsid w:val="009A0178"/>
    <w:rsid w:val="009A0802"/>
    <w:rsid w:val="009A0F7C"/>
    <w:rsid w:val="009A108A"/>
    <w:rsid w:val="009A1917"/>
    <w:rsid w:val="009A21FF"/>
    <w:rsid w:val="009A2B04"/>
    <w:rsid w:val="009A3684"/>
    <w:rsid w:val="009A3B1C"/>
    <w:rsid w:val="009A4038"/>
    <w:rsid w:val="009A4400"/>
    <w:rsid w:val="009A4434"/>
    <w:rsid w:val="009A459C"/>
    <w:rsid w:val="009A462E"/>
    <w:rsid w:val="009A47D8"/>
    <w:rsid w:val="009A4881"/>
    <w:rsid w:val="009A4997"/>
    <w:rsid w:val="009A4A80"/>
    <w:rsid w:val="009A5031"/>
    <w:rsid w:val="009A5553"/>
    <w:rsid w:val="009A5B20"/>
    <w:rsid w:val="009A5BDB"/>
    <w:rsid w:val="009A6039"/>
    <w:rsid w:val="009A60D8"/>
    <w:rsid w:val="009A7352"/>
    <w:rsid w:val="009A7474"/>
    <w:rsid w:val="009A7859"/>
    <w:rsid w:val="009A7EC2"/>
    <w:rsid w:val="009B06CF"/>
    <w:rsid w:val="009B0732"/>
    <w:rsid w:val="009B08BF"/>
    <w:rsid w:val="009B10C5"/>
    <w:rsid w:val="009B18FB"/>
    <w:rsid w:val="009B226F"/>
    <w:rsid w:val="009B2C37"/>
    <w:rsid w:val="009B3BEA"/>
    <w:rsid w:val="009B4A0A"/>
    <w:rsid w:val="009B4B03"/>
    <w:rsid w:val="009B4BAA"/>
    <w:rsid w:val="009B4D3E"/>
    <w:rsid w:val="009B5501"/>
    <w:rsid w:val="009B5BBB"/>
    <w:rsid w:val="009B7218"/>
    <w:rsid w:val="009B7A6F"/>
    <w:rsid w:val="009B7DEA"/>
    <w:rsid w:val="009C084D"/>
    <w:rsid w:val="009C0A3B"/>
    <w:rsid w:val="009C0B4B"/>
    <w:rsid w:val="009C0D88"/>
    <w:rsid w:val="009C1046"/>
    <w:rsid w:val="009C1332"/>
    <w:rsid w:val="009C143E"/>
    <w:rsid w:val="009C1441"/>
    <w:rsid w:val="009C1ABA"/>
    <w:rsid w:val="009C241E"/>
    <w:rsid w:val="009C2566"/>
    <w:rsid w:val="009C291A"/>
    <w:rsid w:val="009C29E2"/>
    <w:rsid w:val="009C2F00"/>
    <w:rsid w:val="009C30C0"/>
    <w:rsid w:val="009C34B8"/>
    <w:rsid w:val="009C3736"/>
    <w:rsid w:val="009C4AB8"/>
    <w:rsid w:val="009C5476"/>
    <w:rsid w:val="009C5493"/>
    <w:rsid w:val="009C5637"/>
    <w:rsid w:val="009C5AAC"/>
    <w:rsid w:val="009C5F16"/>
    <w:rsid w:val="009C6275"/>
    <w:rsid w:val="009C6352"/>
    <w:rsid w:val="009C6367"/>
    <w:rsid w:val="009C65D9"/>
    <w:rsid w:val="009C66F1"/>
    <w:rsid w:val="009C69E6"/>
    <w:rsid w:val="009C6A93"/>
    <w:rsid w:val="009D0544"/>
    <w:rsid w:val="009D0C9E"/>
    <w:rsid w:val="009D0D86"/>
    <w:rsid w:val="009D1777"/>
    <w:rsid w:val="009D1B28"/>
    <w:rsid w:val="009D2120"/>
    <w:rsid w:val="009D2B17"/>
    <w:rsid w:val="009D313E"/>
    <w:rsid w:val="009D3449"/>
    <w:rsid w:val="009D3802"/>
    <w:rsid w:val="009D3836"/>
    <w:rsid w:val="009D3D77"/>
    <w:rsid w:val="009D4080"/>
    <w:rsid w:val="009D43C8"/>
    <w:rsid w:val="009D4BDD"/>
    <w:rsid w:val="009D4CC5"/>
    <w:rsid w:val="009D553B"/>
    <w:rsid w:val="009D5D53"/>
    <w:rsid w:val="009D5DEB"/>
    <w:rsid w:val="009D6836"/>
    <w:rsid w:val="009D6A95"/>
    <w:rsid w:val="009D74E2"/>
    <w:rsid w:val="009D754B"/>
    <w:rsid w:val="009D7574"/>
    <w:rsid w:val="009E0991"/>
    <w:rsid w:val="009E0AA2"/>
    <w:rsid w:val="009E0CCC"/>
    <w:rsid w:val="009E2527"/>
    <w:rsid w:val="009E27E9"/>
    <w:rsid w:val="009E3632"/>
    <w:rsid w:val="009E4064"/>
    <w:rsid w:val="009E4288"/>
    <w:rsid w:val="009E483C"/>
    <w:rsid w:val="009E5352"/>
    <w:rsid w:val="009E56A8"/>
    <w:rsid w:val="009E56E6"/>
    <w:rsid w:val="009E578D"/>
    <w:rsid w:val="009E5983"/>
    <w:rsid w:val="009E5CBE"/>
    <w:rsid w:val="009E5D9B"/>
    <w:rsid w:val="009E5E9A"/>
    <w:rsid w:val="009E66C1"/>
    <w:rsid w:val="009E7B2E"/>
    <w:rsid w:val="009E7C1F"/>
    <w:rsid w:val="009E7C54"/>
    <w:rsid w:val="009F04AC"/>
    <w:rsid w:val="009F086B"/>
    <w:rsid w:val="009F133B"/>
    <w:rsid w:val="009F2DA2"/>
    <w:rsid w:val="009F2F79"/>
    <w:rsid w:val="009F39A3"/>
    <w:rsid w:val="009F3B7B"/>
    <w:rsid w:val="009F456D"/>
    <w:rsid w:val="009F5E2E"/>
    <w:rsid w:val="009F6641"/>
    <w:rsid w:val="009F6703"/>
    <w:rsid w:val="009F6E10"/>
    <w:rsid w:val="009F6E86"/>
    <w:rsid w:val="009F7B97"/>
    <w:rsid w:val="00A00308"/>
    <w:rsid w:val="00A00376"/>
    <w:rsid w:val="00A005FE"/>
    <w:rsid w:val="00A00793"/>
    <w:rsid w:val="00A010B2"/>
    <w:rsid w:val="00A01394"/>
    <w:rsid w:val="00A017C4"/>
    <w:rsid w:val="00A0202C"/>
    <w:rsid w:val="00A0277C"/>
    <w:rsid w:val="00A027CE"/>
    <w:rsid w:val="00A0384A"/>
    <w:rsid w:val="00A042DC"/>
    <w:rsid w:val="00A043A5"/>
    <w:rsid w:val="00A04F38"/>
    <w:rsid w:val="00A05386"/>
    <w:rsid w:val="00A055B4"/>
    <w:rsid w:val="00A06178"/>
    <w:rsid w:val="00A0663B"/>
    <w:rsid w:val="00A067EC"/>
    <w:rsid w:val="00A071EC"/>
    <w:rsid w:val="00A07853"/>
    <w:rsid w:val="00A07992"/>
    <w:rsid w:val="00A07C81"/>
    <w:rsid w:val="00A10F61"/>
    <w:rsid w:val="00A11317"/>
    <w:rsid w:val="00A1175A"/>
    <w:rsid w:val="00A129D4"/>
    <w:rsid w:val="00A154F5"/>
    <w:rsid w:val="00A15C73"/>
    <w:rsid w:val="00A16BCE"/>
    <w:rsid w:val="00A171E0"/>
    <w:rsid w:val="00A17C0C"/>
    <w:rsid w:val="00A2026C"/>
    <w:rsid w:val="00A2055B"/>
    <w:rsid w:val="00A20C5D"/>
    <w:rsid w:val="00A21D97"/>
    <w:rsid w:val="00A22037"/>
    <w:rsid w:val="00A22B88"/>
    <w:rsid w:val="00A22B89"/>
    <w:rsid w:val="00A22F97"/>
    <w:rsid w:val="00A238B7"/>
    <w:rsid w:val="00A2409E"/>
    <w:rsid w:val="00A2447E"/>
    <w:rsid w:val="00A24985"/>
    <w:rsid w:val="00A2546F"/>
    <w:rsid w:val="00A25620"/>
    <w:rsid w:val="00A256D7"/>
    <w:rsid w:val="00A25884"/>
    <w:rsid w:val="00A261A6"/>
    <w:rsid w:val="00A27289"/>
    <w:rsid w:val="00A272F8"/>
    <w:rsid w:val="00A279A7"/>
    <w:rsid w:val="00A308DB"/>
    <w:rsid w:val="00A31397"/>
    <w:rsid w:val="00A315ED"/>
    <w:rsid w:val="00A31766"/>
    <w:rsid w:val="00A31E5E"/>
    <w:rsid w:val="00A32488"/>
    <w:rsid w:val="00A32628"/>
    <w:rsid w:val="00A330AC"/>
    <w:rsid w:val="00A334C4"/>
    <w:rsid w:val="00A33F3B"/>
    <w:rsid w:val="00A344E0"/>
    <w:rsid w:val="00A34514"/>
    <w:rsid w:val="00A345D1"/>
    <w:rsid w:val="00A34922"/>
    <w:rsid w:val="00A3495F"/>
    <w:rsid w:val="00A351A7"/>
    <w:rsid w:val="00A35890"/>
    <w:rsid w:val="00A36612"/>
    <w:rsid w:val="00A36723"/>
    <w:rsid w:val="00A36970"/>
    <w:rsid w:val="00A37997"/>
    <w:rsid w:val="00A37C20"/>
    <w:rsid w:val="00A37F6A"/>
    <w:rsid w:val="00A406B8"/>
    <w:rsid w:val="00A40F8A"/>
    <w:rsid w:val="00A418FA"/>
    <w:rsid w:val="00A41FEB"/>
    <w:rsid w:val="00A41FEC"/>
    <w:rsid w:val="00A426D1"/>
    <w:rsid w:val="00A42C1A"/>
    <w:rsid w:val="00A42EBD"/>
    <w:rsid w:val="00A4405B"/>
    <w:rsid w:val="00A44E5F"/>
    <w:rsid w:val="00A45928"/>
    <w:rsid w:val="00A45E9A"/>
    <w:rsid w:val="00A45EB6"/>
    <w:rsid w:val="00A462FC"/>
    <w:rsid w:val="00A47018"/>
    <w:rsid w:val="00A47920"/>
    <w:rsid w:val="00A50628"/>
    <w:rsid w:val="00A50B4B"/>
    <w:rsid w:val="00A51048"/>
    <w:rsid w:val="00A512C4"/>
    <w:rsid w:val="00A514EC"/>
    <w:rsid w:val="00A52561"/>
    <w:rsid w:val="00A52B8D"/>
    <w:rsid w:val="00A53A3A"/>
    <w:rsid w:val="00A53D7D"/>
    <w:rsid w:val="00A54409"/>
    <w:rsid w:val="00A54626"/>
    <w:rsid w:val="00A54CE6"/>
    <w:rsid w:val="00A54E09"/>
    <w:rsid w:val="00A55A56"/>
    <w:rsid w:val="00A55A75"/>
    <w:rsid w:val="00A55EBE"/>
    <w:rsid w:val="00A5659D"/>
    <w:rsid w:val="00A565D3"/>
    <w:rsid w:val="00A5685E"/>
    <w:rsid w:val="00A56BF6"/>
    <w:rsid w:val="00A56C27"/>
    <w:rsid w:val="00A5716F"/>
    <w:rsid w:val="00A5721F"/>
    <w:rsid w:val="00A57E6A"/>
    <w:rsid w:val="00A6046D"/>
    <w:rsid w:val="00A610F2"/>
    <w:rsid w:val="00A6117C"/>
    <w:rsid w:val="00A615FD"/>
    <w:rsid w:val="00A61F83"/>
    <w:rsid w:val="00A62080"/>
    <w:rsid w:val="00A620AD"/>
    <w:rsid w:val="00A62556"/>
    <w:rsid w:val="00A62981"/>
    <w:rsid w:val="00A64023"/>
    <w:rsid w:val="00A64957"/>
    <w:rsid w:val="00A6590C"/>
    <w:rsid w:val="00A65CEB"/>
    <w:rsid w:val="00A6663A"/>
    <w:rsid w:val="00A67A44"/>
    <w:rsid w:val="00A67AE6"/>
    <w:rsid w:val="00A67C4C"/>
    <w:rsid w:val="00A67F06"/>
    <w:rsid w:val="00A70406"/>
    <w:rsid w:val="00A71A91"/>
    <w:rsid w:val="00A71DBB"/>
    <w:rsid w:val="00A720CC"/>
    <w:rsid w:val="00A726F7"/>
    <w:rsid w:val="00A730CB"/>
    <w:rsid w:val="00A73503"/>
    <w:rsid w:val="00A735C5"/>
    <w:rsid w:val="00A7378C"/>
    <w:rsid w:val="00A73A41"/>
    <w:rsid w:val="00A73A76"/>
    <w:rsid w:val="00A73D86"/>
    <w:rsid w:val="00A7415E"/>
    <w:rsid w:val="00A74175"/>
    <w:rsid w:val="00A74FA2"/>
    <w:rsid w:val="00A750C8"/>
    <w:rsid w:val="00A75CC9"/>
    <w:rsid w:val="00A75EB2"/>
    <w:rsid w:val="00A76123"/>
    <w:rsid w:val="00A769BA"/>
    <w:rsid w:val="00A77DDD"/>
    <w:rsid w:val="00A803CF"/>
    <w:rsid w:val="00A80A64"/>
    <w:rsid w:val="00A80A71"/>
    <w:rsid w:val="00A80FDB"/>
    <w:rsid w:val="00A8139A"/>
    <w:rsid w:val="00A8149B"/>
    <w:rsid w:val="00A81D07"/>
    <w:rsid w:val="00A821A6"/>
    <w:rsid w:val="00A82424"/>
    <w:rsid w:val="00A82B2A"/>
    <w:rsid w:val="00A83254"/>
    <w:rsid w:val="00A835C5"/>
    <w:rsid w:val="00A83A6D"/>
    <w:rsid w:val="00A83F57"/>
    <w:rsid w:val="00A849FD"/>
    <w:rsid w:val="00A84C2C"/>
    <w:rsid w:val="00A8555F"/>
    <w:rsid w:val="00A859F7"/>
    <w:rsid w:val="00A85A01"/>
    <w:rsid w:val="00A85B71"/>
    <w:rsid w:val="00A85CAF"/>
    <w:rsid w:val="00A86CD5"/>
    <w:rsid w:val="00A870AD"/>
    <w:rsid w:val="00A8715D"/>
    <w:rsid w:val="00A8790F"/>
    <w:rsid w:val="00A87921"/>
    <w:rsid w:val="00A87AA7"/>
    <w:rsid w:val="00A87E02"/>
    <w:rsid w:val="00A90B2C"/>
    <w:rsid w:val="00A91142"/>
    <w:rsid w:val="00A9117C"/>
    <w:rsid w:val="00A9142E"/>
    <w:rsid w:val="00A914A4"/>
    <w:rsid w:val="00A91512"/>
    <w:rsid w:val="00A91C1F"/>
    <w:rsid w:val="00A925BE"/>
    <w:rsid w:val="00A92C5B"/>
    <w:rsid w:val="00A92E3C"/>
    <w:rsid w:val="00A93668"/>
    <w:rsid w:val="00A940C8"/>
    <w:rsid w:val="00A94F8C"/>
    <w:rsid w:val="00A95740"/>
    <w:rsid w:val="00A959D4"/>
    <w:rsid w:val="00A95E17"/>
    <w:rsid w:val="00A95E28"/>
    <w:rsid w:val="00A962A2"/>
    <w:rsid w:val="00A965E2"/>
    <w:rsid w:val="00A96EA3"/>
    <w:rsid w:val="00A97359"/>
    <w:rsid w:val="00A97882"/>
    <w:rsid w:val="00AA0BCD"/>
    <w:rsid w:val="00AA0D3D"/>
    <w:rsid w:val="00AA106D"/>
    <w:rsid w:val="00AA156C"/>
    <w:rsid w:val="00AA2CEB"/>
    <w:rsid w:val="00AA3042"/>
    <w:rsid w:val="00AA407D"/>
    <w:rsid w:val="00AA526B"/>
    <w:rsid w:val="00AA589E"/>
    <w:rsid w:val="00AA638C"/>
    <w:rsid w:val="00AA704F"/>
    <w:rsid w:val="00AA7667"/>
    <w:rsid w:val="00AA775B"/>
    <w:rsid w:val="00AB0925"/>
    <w:rsid w:val="00AB0A2D"/>
    <w:rsid w:val="00AB0CCF"/>
    <w:rsid w:val="00AB1463"/>
    <w:rsid w:val="00AB18F5"/>
    <w:rsid w:val="00AB1DAC"/>
    <w:rsid w:val="00AB2172"/>
    <w:rsid w:val="00AB2AEA"/>
    <w:rsid w:val="00AB2DC5"/>
    <w:rsid w:val="00AB2DFF"/>
    <w:rsid w:val="00AB2FD0"/>
    <w:rsid w:val="00AB3951"/>
    <w:rsid w:val="00AB3B1D"/>
    <w:rsid w:val="00AB3B4F"/>
    <w:rsid w:val="00AB4368"/>
    <w:rsid w:val="00AB4418"/>
    <w:rsid w:val="00AB4550"/>
    <w:rsid w:val="00AB5567"/>
    <w:rsid w:val="00AB5E1C"/>
    <w:rsid w:val="00AB627E"/>
    <w:rsid w:val="00AB677F"/>
    <w:rsid w:val="00AB6D25"/>
    <w:rsid w:val="00AB71EE"/>
    <w:rsid w:val="00AB7684"/>
    <w:rsid w:val="00AB7B84"/>
    <w:rsid w:val="00AB7E5D"/>
    <w:rsid w:val="00AC0827"/>
    <w:rsid w:val="00AC09AF"/>
    <w:rsid w:val="00AC1034"/>
    <w:rsid w:val="00AC1390"/>
    <w:rsid w:val="00AC15A7"/>
    <w:rsid w:val="00AC1800"/>
    <w:rsid w:val="00AC1B95"/>
    <w:rsid w:val="00AC2472"/>
    <w:rsid w:val="00AC26F4"/>
    <w:rsid w:val="00AC2886"/>
    <w:rsid w:val="00AC2B46"/>
    <w:rsid w:val="00AC3253"/>
    <w:rsid w:val="00AC34D5"/>
    <w:rsid w:val="00AC369D"/>
    <w:rsid w:val="00AC37E3"/>
    <w:rsid w:val="00AC3DD1"/>
    <w:rsid w:val="00AC3ECD"/>
    <w:rsid w:val="00AC42DE"/>
    <w:rsid w:val="00AC4432"/>
    <w:rsid w:val="00AC5154"/>
    <w:rsid w:val="00AC5F8C"/>
    <w:rsid w:val="00AC6096"/>
    <w:rsid w:val="00AC62D0"/>
    <w:rsid w:val="00AC63F6"/>
    <w:rsid w:val="00AC6BE3"/>
    <w:rsid w:val="00AC6E92"/>
    <w:rsid w:val="00AC7534"/>
    <w:rsid w:val="00AC7C41"/>
    <w:rsid w:val="00AD01C6"/>
    <w:rsid w:val="00AD02BA"/>
    <w:rsid w:val="00AD059C"/>
    <w:rsid w:val="00AD0713"/>
    <w:rsid w:val="00AD0C57"/>
    <w:rsid w:val="00AD0F64"/>
    <w:rsid w:val="00AD1C4F"/>
    <w:rsid w:val="00AD2201"/>
    <w:rsid w:val="00AD3033"/>
    <w:rsid w:val="00AD347D"/>
    <w:rsid w:val="00AD3B5D"/>
    <w:rsid w:val="00AD4199"/>
    <w:rsid w:val="00AD4624"/>
    <w:rsid w:val="00AD5005"/>
    <w:rsid w:val="00AD50FC"/>
    <w:rsid w:val="00AD5395"/>
    <w:rsid w:val="00AD5633"/>
    <w:rsid w:val="00AD6010"/>
    <w:rsid w:val="00AD66FE"/>
    <w:rsid w:val="00AD6A95"/>
    <w:rsid w:val="00AD6AA9"/>
    <w:rsid w:val="00AD777D"/>
    <w:rsid w:val="00AD77D4"/>
    <w:rsid w:val="00AE0030"/>
    <w:rsid w:val="00AE00BE"/>
    <w:rsid w:val="00AE0533"/>
    <w:rsid w:val="00AE0947"/>
    <w:rsid w:val="00AE16F1"/>
    <w:rsid w:val="00AE1A5B"/>
    <w:rsid w:val="00AE2541"/>
    <w:rsid w:val="00AE277A"/>
    <w:rsid w:val="00AE2792"/>
    <w:rsid w:val="00AE33A2"/>
    <w:rsid w:val="00AE3659"/>
    <w:rsid w:val="00AE39D1"/>
    <w:rsid w:val="00AE3A6C"/>
    <w:rsid w:val="00AE3E6A"/>
    <w:rsid w:val="00AE3E6D"/>
    <w:rsid w:val="00AE4464"/>
    <w:rsid w:val="00AE4C4C"/>
    <w:rsid w:val="00AE5554"/>
    <w:rsid w:val="00AE585F"/>
    <w:rsid w:val="00AE5FAF"/>
    <w:rsid w:val="00AE615B"/>
    <w:rsid w:val="00AE65B6"/>
    <w:rsid w:val="00AE71D8"/>
    <w:rsid w:val="00AE7482"/>
    <w:rsid w:val="00AE78AB"/>
    <w:rsid w:val="00AF01AF"/>
    <w:rsid w:val="00AF04A8"/>
    <w:rsid w:val="00AF06E7"/>
    <w:rsid w:val="00AF09D2"/>
    <w:rsid w:val="00AF0F5D"/>
    <w:rsid w:val="00AF0FAF"/>
    <w:rsid w:val="00AF1A4A"/>
    <w:rsid w:val="00AF2143"/>
    <w:rsid w:val="00AF21CC"/>
    <w:rsid w:val="00AF236F"/>
    <w:rsid w:val="00AF3286"/>
    <w:rsid w:val="00AF3997"/>
    <w:rsid w:val="00AF3BB6"/>
    <w:rsid w:val="00AF3BC1"/>
    <w:rsid w:val="00AF3D33"/>
    <w:rsid w:val="00AF3EDD"/>
    <w:rsid w:val="00AF3EFC"/>
    <w:rsid w:val="00AF458C"/>
    <w:rsid w:val="00AF47FD"/>
    <w:rsid w:val="00AF4DB1"/>
    <w:rsid w:val="00AF56E6"/>
    <w:rsid w:val="00AF5A42"/>
    <w:rsid w:val="00AF5B3D"/>
    <w:rsid w:val="00AF5FDB"/>
    <w:rsid w:val="00AF6476"/>
    <w:rsid w:val="00AF6976"/>
    <w:rsid w:val="00AF6B0A"/>
    <w:rsid w:val="00AF7C31"/>
    <w:rsid w:val="00AF7D0A"/>
    <w:rsid w:val="00B00495"/>
    <w:rsid w:val="00B00FA5"/>
    <w:rsid w:val="00B01705"/>
    <w:rsid w:val="00B01C79"/>
    <w:rsid w:val="00B01F66"/>
    <w:rsid w:val="00B01F75"/>
    <w:rsid w:val="00B02841"/>
    <w:rsid w:val="00B028E1"/>
    <w:rsid w:val="00B02E22"/>
    <w:rsid w:val="00B03EEA"/>
    <w:rsid w:val="00B0412A"/>
    <w:rsid w:val="00B04527"/>
    <w:rsid w:val="00B0511A"/>
    <w:rsid w:val="00B051AB"/>
    <w:rsid w:val="00B052BD"/>
    <w:rsid w:val="00B05827"/>
    <w:rsid w:val="00B05990"/>
    <w:rsid w:val="00B06386"/>
    <w:rsid w:val="00B07214"/>
    <w:rsid w:val="00B072FC"/>
    <w:rsid w:val="00B100FF"/>
    <w:rsid w:val="00B108B4"/>
    <w:rsid w:val="00B10A25"/>
    <w:rsid w:val="00B10B32"/>
    <w:rsid w:val="00B10C41"/>
    <w:rsid w:val="00B11D6C"/>
    <w:rsid w:val="00B12376"/>
    <w:rsid w:val="00B12833"/>
    <w:rsid w:val="00B13B96"/>
    <w:rsid w:val="00B1614B"/>
    <w:rsid w:val="00B179DA"/>
    <w:rsid w:val="00B17BF4"/>
    <w:rsid w:val="00B208DB"/>
    <w:rsid w:val="00B21FAF"/>
    <w:rsid w:val="00B2200A"/>
    <w:rsid w:val="00B2209E"/>
    <w:rsid w:val="00B222E7"/>
    <w:rsid w:val="00B22C0D"/>
    <w:rsid w:val="00B22C52"/>
    <w:rsid w:val="00B22DD2"/>
    <w:rsid w:val="00B22E90"/>
    <w:rsid w:val="00B2301C"/>
    <w:rsid w:val="00B23087"/>
    <w:rsid w:val="00B231BD"/>
    <w:rsid w:val="00B2425C"/>
    <w:rsid w:val="00B246D2"/>
    <w:rsid w:val="00B248CF"/>
    <w:rsid w:val="00B24F24"/>
    <w:rsid w:val="00B250DC"/>
    <w:rsid w:val="00B25259"/>
    <w:rsid w:val="00B256CF"/>
    <w:rsid w:val="00B2609D"/>
    <w:rsid w:val="00B2610F"/>
    <w:rsid w:val="00B26282"/>
    <w:rsid w:val="00B262C4"/>
    <w:rsid w:val="00B26654"/>
    <w:rsid w:val="00B27796"/>
    <w:rsid w:val="00B27B10"/>
    <w:rsid w:val="00B30081"/>
    <w:rsid w:val="00B30138"/>
    <w:rsid w:val="00B30C93"/>
    <w:rsid w:val="00B310E1"/>
    <w:rsid w:val="00B312C0"/>
    <w:rsid w:val="00B31E02"/>
    <w:rsid w:val="00B328BD"/>
    <w:rsid w:val="00B32AFD"/>
    <w:rsid w:val="00B32CF5"/>
    <w:rsid w:val="00B32DAD"/>
    <w:rsid w:val="00B3356A"/>
    <w:rsid w:val="00B33CA1"/>
    <w:rsid w:val="00B33F55"/>
    <w:rsid w:val="00B34498"/>
    <w:rsid w:val="00B34A2C"/>
    <w:rsid w:val="00B352D0"/>
    <w:rsid w:val="00B35B23"/>
    <w:rsid w:val="00B35C62"/>
    <w:rsid w:val="00B35E08"/>
    <w:rsid w:val="00B35E52"/>
    <w:rsid w:val="00B35FF4"/>
    <w:rsid w:val="00B3603E"/>
    <w:rsid w:val="00B36387"/>
    <w:rsid w:val="00B364D9"/>
    <w:rsid w:val="00B36853"/>
    <w:rsid w:val="00B36B7C"/>
    <w:rsid w:val="00B36B86"/>
    <w:rsid w:val="00B36C4B"/>
    <w:rsid w:val="00B36EB8"/>
    <w:rsid w:val="00B3757F"/>
    <w:rsid w:val="00B37D52"/>
    <w:rsid w:val="00B40386"/>
    <w:rsid w:val="00B4060B"/>
    <w:rsid w:val="00B40B91"/>
    <w:rsid w:val="00B410BC"/>
    <w:rsid w:val="00B42B82"/>
    <w:rsid w:val="00B433B6"/>
    <w:rsid w:val="00B433DF"/>
    <w:rsid w:val="00B43925"/>
    <w:rsid w:val="00B44332"/>
    <w:rsid w:val="00B4465D"/>
    <w:rsid w:val="00B4511D"/>
    <w:rsid w:val="00B4513A"/>
    <w:rsid w:val="00B45549"/>
    <w:rsid w:val="00B45982"/>
    <w:rsid w:val="00B45A4C"/>
    <w:rsid w:val="00B45AE2"/>
    <w:rsid w:val="00B464E6"/>
    <w:rsid w:val="00B46713"/>
    <w:rsid w:val="00B470EB"/>
    <w:rsid w:val="00B4744A"/>
    <w:rsid w:val="00B476BB"/>
    <w:rsid w:val="00B4791B"/>
    <w:rsid w:val="00B47969"/>
    <w:rsid w:val="00B47B39"/>
    <w:rsid w:val="00B5002A"/>
    <w:rsid w:val="00B50471"/>
    <w:rsid w:val="00B507C5"/>
    <w:rsid w:val="00B51050"/>
    <w:rsid w:val="00B514DA"/>
    <w:rsid w:val="00B51C26"/>
    <w:rsid w:val="00B52549"/>
    <w:rsid w:val="00B534E9"/>
    <w:rsid w:val="00B53772"/>
    <w:rsid w:val="00B538D0"/>
    <w:rsid w:val="00B540BA"/>
    <w:rsid w:val="00B54AD0"/>
    <w:rsid w:val="00B55A4D"/>
    <w:rsid w:val="00B56389"/>
    <w:rsid w:val="00B56CE6"/>
    <w:rsid w:val="00B572E6"/>
    <w:rsid w:val="00B57739"/>
    <w:rsid w:val="00B577AE"/>
    <w:rsid w:val="00B57A02"/>
    <w:rsid w:val="00B57B30"/>
    <w:rsid w:val="00B60C6E"/>
    <w:rsid w:val="00B611DC"/>
    <w:rsid w:val="00B6186F"/>
    <w:rsid w:val="00B620F6"/>
    <w:rsid w:val="00B623BE"/>
    <w:rsid w:val="00B62F30"/>
    <w:rsid w:val="00B63479"/>
    <w:rsid w:val="00B63572"/>
    <w:rsid w:val="00B635DE"/>
    <w:rsid w:val="00B6373F"/>
    <w:rsid w:val="00B6390A"/>
    <w:rsid w:val="00B63CD7"/>
    <w:rsid w:val="00B63CE8"/>
    <w:rsid w:val="00B64617"/>
    <w:rsid w:val="00B654A1"/>
    <w:rsid w:val="00B6667C"/>
    <w:rsid w:val="00B668D6"/>
    <w:rsid w:val="00B66D96"/>
    <w:rsid w:val="00B66F23"/>
    <w:rsid w:val="00B6703D"/>
    <w:rsid w:val="00B6718C"/>
    <w:rsid w:val="00B674D2"/>
    <w:rsid w:val="00B67507"/>
    <w:rsid w:val="00B67762"/>
    <w:rsid w:val="00B67A4F"/>
    <w:rsid w:val="00B67CE1"/>
    <w:rsid w:val="00B701C8"/>
    <w:rsid w:val="00B7043C"/>
    <w:rsid w:val="00B70ABB"/>
    <w:rsid w:val="00B70B4E"/>
    <w:rsid w:val="00B70E2D"/>
    <w:rsid w:val="00B710C4"/>
    <w:rsid w:val="00B712A3"/>
    <w:rsid w:val="00B71703"/>
    <w:rsid w:val="00B72BF0"/>
    <w:rsid w:val="00B73956"/>
    <w:rsid w:val="00B74201"/>
    <w:rsid w:val="00B7468D"/>
    <w:rsid w:val="00B74753"/>
    <w:rsid w:val="00B74949"/>
    <w:rsid w:val="00B74D58"/>
    <w:rsid w:val="00B74DCF"/>
    <w:rsid w:val="00B75193"/>
    <w:rsid w:val="00B75597"/>
    <w:rsid w:val="00B75B9F"/>
    <w:rsid w:val="00B75C37"/>
    <w:rsid w:val="00B7666D"/>
    <w:rsid w:val="00B76705"/>
    <w:rsid w:val="00B76DB5"/>
    <w:rsid w:val="00B76EBA"/>
    <w:rsid w:val="00B7734E"/>
    <w:rsid w:val="00B773A3"/>
    <w:rsid w:val="00B7784C"/>
    <w:rsid w:val="00B77AD0"/>
    <w:rsid w:val="00B802B1"/>
    <w:rsid w:val="00B808F9"/>
    <w:rsid w:val="00B80A12"/>
    <w:rsid w:val="00B80D54"/>
    <w:rsid w:val="00B813B4"/>
    <w:rsid w:val="00B815F1"/>
    <w:rsid w:val="00B81D42"/>
    <w:rsid w:val="00B81D52"/>
    <w:rsid w:val="00B82329"/>
    <w:rsid w:val="00B82451"/>
    <w:rsid w:val="00B82665"/>
    <w:rsid w:val="00B82937"/>
    <w:rsid w:val="00B82A8A"/>
    <w:rsid w:val="00B82ADA"/>
    <w:rsid w:val="00B82C31"/>
    <w:rsid w:val="00B82F8E"/>
    <w:rsid w:val="00B834A4"/>
    <w:rsid w:val="00B834D1"/>
    <w:rsid w:val="00B83748"/>
    <w:rsid w:val="00B83A0B"/>
    <w:rsid w:val="00B83A22"/>
    <w:rsid w:val="00B849B4"/>
    <w:rsid w:val="00B84E30"/>
    <w:rsid w:val="00B8543A"/>
    <w:rsid w:val="00B85469"/>
    <w:rsid w:val="00B85583"/>
    <w:rsid w:val="00B8621F"/>
    <w:rsid w:val="00B864A9"/>
    <w:rsid w:val="00B867EB"/>
    <w:rsid w:val="00B87721"/>
    <w:rsid w:val="00B87905"/>
    <w:rsid w:val="00B87B5A"/>
    <w:rsid w:val="00B87D10"/>
    <w:rsid w:val="00B918C8"/>
    <w:rsid w:val="00B91B15"/>
    <w:rsid w:val="00B920CF"/>
    <w:rsid w:val="00B92891"/>
    <w:rsid w:val="00B92D24"/>
    <w:rsid w:val="00B92F6D"/>
    <w:rsid w:val="00B93207"/>
    <w:rsid w:val="00B934F6"/>
    <w:rsid w:val="00B94205"/>
    <w:rsid w:val="00B94786"/>
    <w:rsid w:val="00B95800"/>
    <w:rsid w:val="00B95DDF"/>
    <w:rsid w:val="00B95EB9"/>
    <w:rsid w:val="00B95FD1"/>
    <w:rsid w:val="00B96E53"/>
    <w:rsid w:val="00BA075E"/>
    <w:rsid w:val="00BA0815"/>
    <w:rsid w:val="00BA09E2"/>
    <w:rsid w:val="00BA0BDA"/>
    <w:rsid w:val="00BA1C2E"/>
    <w:rsid w:val="00BA1F37"/>
    <w:rsid w:val="00BA1FCE"/>
    <w:rsid w:val="00BA233A"/>
    <w:rsid w:val="00BA23A8"/>
    <w:rsid w:val="00BA23A9"/>
    <w:rsid w:val="00BA3179"/>
    <w:rsid w:val="00BA36E7"/>
    <w:rsid w:val="00BA3B73"/>
    <w:rsid w:val="00BA4B93"/>
    <w:rsid w:val="00BA5253"/>
    <w:rsid w:val="00BA52C7"/>
    <w:rsid w:val="00BA55C0"/>
    <w:rsid w:val="00BA5917"/>
    <w:rsid w:val="00BA6118"/>
    <w:rsid w:val="00BA637E"/>
    <w:rsid w:val="00BA6526"/>
    <w:rsid w:val="00BA7140"/>
    <w:rsid w:val="00BA7EAE"/>
    <w:rsid w:val="00BA7FFA"/>
    <w:rsid w:val="00BB044B"/>
    <w:rsid w:val="00BB051C"/>
    <w:rsid w:val="00BB11D2"/>
    <w:rsid w:val="00BB1AAB"/>
    <w:rsid w:val="00BB21D8"/>
    <w:rsid w:val="00BB2207"/>
    <w:rsid w:val="00BB2826"/>
    <w:rsid w:val="00BB2D09"/>
    <w:rsid w:val="00BB36F2"/>
    <w:rsid w:val="00BB3FBE"/>
    <w:rsid w:val="00BB42EA"/>
    <w:rsid w:val="00BB473C"/>
    <w:rsid w:val="00BB49F8"/>
    <w:rsid w:val="00BB4A64"/>
    <w:rsid w:val="00BB53D5"/>
    <w:rsid w:val="00BB555E"/>
    <w:rsid w:val="00BB5C92"/>
    <w:rsid w:val="00BB6002"/>
    <w:rsid w:val="00BB6736"/>
    <w:rsid w:val="00BB683F"/>
    <w:rsid w:val="00BB7129"/>
    <w:rsid w:val="00BB7155"/>
    <w:rsid w:val="00BB7552"/>
    <w:rsid w:val="00BB7935"/>
    <w:rsid w:val="00BB7A4E"/>
    <w:rsid w:val="00BC034F"/>
    <w:rsid w:val="00BC08BB"/>
    <w:rsid w:val="00BC0F7D"/>
    <w:rsid w:val="00BC1307"/>
    <w:rsid w:val="00BC145E"/>
    <w:rsid w:val="00BC1BC8"/>
    <w:rsid w:val="00BC1C5F"/>
    <w:rsid w:val="00BC21E5"/>
    <w:rsid w:val="00BC39C3"/>
    <w:rsid w:val="00BC4097"/>
    <w:rsid w:val="00BC425A"/>
    <w:rsid w:val="00BC44E3"/>
    <w:rsid w:val="00BC4E23"/>
    <w:rsid w:val="00BC50F6"/>
    <w:rsid w:val="00BC5225"/>
    <w:rsid w:val="00BC578F"/>
    <w:rsid w:val="00BC69B4"/>
    <w:rsid w:val="00BC700E"/>
    <w:rsid w:val="00BC72C8"/>
    <w:rsid w:val="00BC7331"/>
    <w:rsid w:val="00BC775F"/>
    <w:rsid w:val="00BC78AA"/>
    <w:rsid w:val="00BD0248"/>
    <w:rsid w:val="00BD1615"/>
    <w:rsid w:val="00BD1B43"/>
    <w:rsid w:val="00BD2090"/>
    <w:rsid w:val="00BD3200"/>
    <w:rsid w:val="00BD3DDD"/>
    <w:rsid w:val="00BD44F5"/>
    <w:rsid w:val="00BD49B4"/>
    <w:rsid w:val="00BD4B2C"/>
    <w:rsid w:val="00BD51ED"/>
    <w:rsid w:val="00BD629A"/>
    <w:rsid w:val="00BD6527"/>
    <w:rsid w:val="00BD67C7"/>
    <w:rsid w:val="00BD6D88"/>
    <w:rsid w:val="00BD71D7"/>
    <w:rsid w:val="00BD771E"/>
    <w:rsid w:val="00BD7A9D"/>
    <w:rsid w:val="00BD7BE5"/>
    <w:rsid w:val="00BE0237"/>
    <w:rsid w:val="00BE0B5A"/>
    <w:rsid w:val="00BE13DF"/>
    <w:rsid w:val="00BE1A8E"/>
    <w:rsid w:val="00BE214C"/>
    <w:rsid w:val="00BE3107"/>
    <w:rsid w:val="00BE31FE"/>
    <w:rsid w:val="00BE46B9"/>
    <w:rsid w:val="00BE4BC7"/>
    <w:rsid w:val="00BE5691"/>
    <w:rsid w:val="00BE5845"/>
    <w:rsid w:val="00BE5E3E"/>
    <w:rsid w:val="00BE6CFE"/>
    <w:rsid w:val="00BE6DC8"/>
    <w:rsid w:val="00BE75F8"/>
    <w:rsid w:val="00BE7CB7"/>
    <w:rsid w:val="00BF0261"/>
    <w:rsid w:val="00BF0763"/>
    <w:rsid w:val="00BF0F3B"/>
    <w:rsid w:val="00BF0FB5"/>
    <w:rsid w:val="00BF1066"/>
    <w:rsid w:val="00BF1A94"/>
    <w:rsid w:val="00BF3040"/>
    <w:rsid w:val="00BF30B6"/>
    <w:rsid w:val="00BF32D9"/>
    <w:rsid w:val="00BF447B"/>
    <w:rsid w:val="00BF4EEB"/>
    <w:rsid w:val="00BF526A"/>
    <w:rsid w:val="00BF5531"/>
    <w:rsid w:val="00BF5774"/>
    <w:rsid w:val="00BF5F87"/>
    <w:rsid w:val="00BF67FF"/>
    <w:rsid w:val="00BF6D78"/>
    <w:rsid w:val="00BF7753"/>
    <w:rsid w:val="00C03369"/>
    <w:rsid w:val="00C035C7"/>
    <w:rsid w:val="00C03670"/>
    <w:rsid w:val="00C03752"/>
    <w:rsid w:val="00C03C01"/>
    <w:rsid w:val="00C03CB0"/>
    <w:rsid w:val="00C03F05"/>
    <w:rsid w:val="00C03F9A"/>
    <w:rsid w:val="00C04527"/>
    <w:rsid w:val="00C04AD7"/>
    <w:rsid w:val="00C053E2"/>
    <w:rsid w:val="00C054CF"/>
    <w:rsid w:val="00C05D49"/>
    <w:rsid w:val="00C05EBE"/>
    <w:rsid w:val="00C06257"/>
    <w:rsid w:val="00C06C6C"/>
    <w:rsid w:val="00C0735F"/>
    <w:rsid w:val="00C07CFB"/>
    <w:rsid w:val="00C10BF0"/>
    <w:rsid w:val="00C1256B"/>
    <w:rsid w:val="00C12AAF"/>
    <w:rsid w:val="00C12B81"/>
    <w:rsid w:val="00C12E30"/>
    <w:rsid w:val="00C1321B"/>
    <w:rsid w:val="00C13894"/>
    <w:rsid w:val="00C13F0B"/>
    <w:rsid w:val="00C140EC"/>
    <w:rsid w:val="00C14626"/>
    <w:rsid w:val="00C1496F"/>
    <w:rsid w:val="00C15646"/>
    <w:rsid w:val="00C15BEF"/>
    <w:rsid w:val="00C15F02"/>
    <w:rsid w:val="00C174E6"/>
    <w:rsid w:val="00C20660"/>
    <w:rsid w:val="00C20806"/>
    <w:rsid w:val="00C20810"/>
    <w:rsid w:val="00C20AA2"/>
    <w:rsid w:val="00C20E53"/>
    <w:rsid w:val="00C21A11"/>
    <w:rsid w:val="00C21D6F"/>
    <w:rsid w:val="00C2367B"/>
    <w:rsid w:val="00C23A5F"/>
    <w:rsid w:val="00C23CE7"/>
    <w:rsid w:val="00C23D1F"/>
    <w:rsid w:val="00C244A5"/>
    <w:rsid w:val="00C247AD"/>
    <w:rsid w:val="00C247D0"/>
    <w:rsid w:val="00C24886"/>
    <w:rsid w:val="00C2501F"/>
    <w:rsid w:val="00C25A1F"/>
    <w:rsid w:val="00C25E7E"/>
    <w:rsid w:val="00C26631"/>
    <w:rsid w:val="00C26E53"/>
    <w:rsid w:val="00C27456"/>
    <w:rsid w:val="00C308A1"/>
    <w:rsid w:val="00C319C3"/>
    <w:rsid w:val="00C31BA7"/>
    <w:rsid w:val="00C31C36"/>
    <w:rsid w:val="00C322E1"/>
    <w:rsid w:val="00C3234B"/>
    <w:rsid w:val="00C3243B"/>
    <w:rsid w:val="00C3264C"/>
    <w:rsid w:val="00C331CB"/>
    <w:rsid w:val="00C34398"/>
    <w:rsid w:val="00C346B0"/>
    <w:rsid w:val="00C34E37"/>
    <w:rsid w:val="00C34FF1"/>
    <w:rsid w:val="00C352CE"/>
    <w:rsid w:val="00C353D2"/>
    <w:rsid w:val="00C35973"/>
    <w:rsid w:val="00C35D08"/>
    <w:rsid w:val="00C360E3"/>
    <w:rsid w:val="00C37242"/>
    <w:rsid w:val="00C37709"/>
    <w:rsid w:val="00C37B27"/>
    <w:rsid w:val="00C4020F"/>
    <w:rsid w:val="00C41F1D"/>
    <w:rsid w:val="00C42311"/>
    <w:rsid w:val="00C42B6D"/>
    <w:rsid w:val="00C433F0"/>
    <w:rsid w:val="00C4391A"/>
    <w:rsid w:val="00C440AC"/>
    <w:rsid w:val="00C44175"/>
    <w:rsid w:val="00C4436B"/>
    <w:rsid w:val="00C446B0"/>
    <w:rsid w:val="00C45071"/>
    <w:rsid w:val="00C453BB"/>
    <w:rsid w:val="00C45A2E"/>
    <w:rsid w:val="00C45A44"/>
    <w:rsid w:val="00C45F88"/>
    <w:rsid w:val="00C4600B"/>
    <w:rsid w:val="00C46022"/>
    <w:rsid w:val="00C46825"/>
    <w:rsid w:val="00C46939"/>
    <w:rsid w:val="00C47A2B"/>
    <w:rsid w:val="00C47AB3"/>
    <w:rsid w:val="00C47D34"/>
    <w:rsid w:val="00C501C6"/>
    <w:rsid w:val="00C502D6"/>
    <w:rsid w:val="00C50346"/>
    <w:rsid w:val="00C50488"/>
    <w:rsid w:val="00C507F8"/>
    <w:rsid w:val="00C50B76"/>
    <w:rsid w:val="00C50F17"/>
    <w:rsid w:val="00C51329"/>
    <w:rsid w:val="00C51340"/>
    <w:rsid w:val="00C51531"/>
    <w:rsid w:val="00C51F3C"/>
    <w:rsid w:val="00C52BDB"/>
    <w:rsid w:val="00C52F6D"/>
    <w:rsid w:val="00C53520"/>
    <w:rsid w:val="00C53580"/>
    <w:rsid w:val="00C53764"/>
    <w:rsid w:val="00C54110"/>
    <w:rsid w:val="00C5442E"/>
    <w:rsid w:val="00C5474A"/>
    <w:rsid w:val="00C54C45"/>
    <w:rsid w:val="00C5592D"/>
    <w:rsid w:val="00C56FF8"/>
    <w:rsid w:val="00C57F4D"/>
    <w:rsid w:val="00C604DF"/>
    <w:rsid w:val="00C60760"/>
    <w:rsid w:val="00C60799"/>
    <w:rsid w:val="00C60A87"/>
    <w:rsid w:val="00C60D8A"/>
    <w:rsid w:val="00C61078"/>
    <w:rsid w:val="00C61ABE"/>
    <w:rsid w:val="00C61D40"/>
    <w:rsid w:val="00C62402"/>
    <w:rsid w:val="00C624F2"/>
    <w:rsid w:val="00C6302C"/>
    <w:rsid w:val="00C632F5"/>
    <w:rsid w:val="00C634A0"/>
    <w:rsid w:val="00C6359F"/>
    <w:rsid w:val="00C637DB"/>
    <w:rsid w:val="00C638D8"/>
    <w:rsid w:val="00C63AC6"/>
    <w:rsid w:val="00C649D4"/>
    <w:rsid w:val="00C64B63"/>
    <w:rsid w:val="00C64D19"/>
    <w:rsid w:val="00C65146"/>
    <w:rsid w:val="00C658E9"/>
    <w:rsid w:val="00C65DB4"/>
    <w:rsid w:val="00C66BE4"/>
    <w:rsid w:val="00C66D05"/>
    <w:rsid w:val="00C66F30"/>
    <w:rsid w:val="00C671CA"/>
    <w:rsid w:val="00C67512"/>
    <w:rsid w:val="00C676FD"/>
    <w:rsid w:val="00C678BC"/>
    <w:rsid w:val="00C678C8"/>
    <w:rsid w:val="00C67FA0"/>
    <w:rsid w:val="00C7019F"/>
    <w:rsid w:val="00C703E6"/>
    <w:rsid w:val="00C70416"/>
    <w:rsid w:val="00C70B56"/>
    <w:rsid w:val="00C70CEA"/>
    <w:rsid w:val="00C71C18"/>
    <w:rsid w:val="00C71CDC"/>
    <w:rsid w:val="00C72C92"/>
    <w:rsid w:val="00C72CF5"/>
    <w:rsid w:val="00C732CA"/>
    <w:rsid w:val="00C7368E"/>
    <w:rsid w:val="00C73A1F"/>
    <w:rsid w:val="00C73C7A"/>
    <w:rsid w:val="00C74957"/>
    <w:rsid w:val="00C74F34"/>
    <w:rsid w:val="00C75A6D"/>
    <w:rsid w:val="00C7604D"/>
    <w:rsid w:val="00C77407"/>
    <w:rsid w:val="00C77BB7"/>
    <w:rsid w:val="00C77D05"/>
    <w:rsid w:val="00C77FF9"/>
    <w:rsid w:val="00C802C4"/>
    <w:rsid w:val="00C802F1"/>
    <w:rsid w:val="00C80929"/>
    <w:rsid w:val="00C8096C"/>
    <w:rsid w:val="00C80DC0"/>
    <w:rsid w:val="00C80F27"/>
    <w:rsid w:val="00C80FAE"/>
    <w:rsid w:val="00C81B58"/>
    <w:rsid w:val="00C81EA7"/>
    <w:rsid w:val="00C820B3"/>
    <w:rsid w:val="00C82142"/>
    <w:rsid w:val="00C82384"/>
    <w:rsid w:val="00C828B0"/>
    <w:rsid w:val="00C829A9"/>
    <w:rsid w:val="00C82DA1"/>
    <w:rsid w:val="00C82E54"/>
    <w:rsid w:val="00C83516"/>
    <w:rsid w:val="00C84134"/>
    <w:rsid w:val="00C84585"/>
    <w:rsid w:val="00C847FD"/>
    <w:rsid w:val="00C8532E"/>
    <w:rsid w:val="00C854A4"/>
    <w:rsid w:val="00C85AC4"/>
    <w:rsid w:val="00C8665E"/>
    <w:rsid w:val="00C86859"/>
    <w:rsid w:val="00C86A99"/>
    <w:rsid w:val="00C86B1C"/>
    <w:rsid w:val="00C86B7C"/>
    <w:rsid w:val="00C87852"/>
    <w:rsid w:val="00C878CD"/>
    <w:rsid w:val="00C9043F"/>
    <w:rsid w:val="00C90B37"/>
    <w:rsid w:val="00C912DB"/>
    <w:rsid w:val="00C930EA"/>
    <w:rsid w:val="00C93BEF"/>
    <w:rsid w:val="00C93D14"/>
    <w:rsid w:val="00C95559"/>
    <w:rsid w:val="00C958C2"/>
    <w:rsid w:val="00C9593D"/>
    <w:rsid w:val="00C95A38"/>
    <w:rsid w:val="00C95D87"/>
    <w:rsid w:val="00C96A4F"/>
    <w:rsid w:val="00C97825"/>
    <w:rsid w:val="00C979BE"/>
    <w:rsid w:val="00C97BBA"/>
    <w:rsid w:val="00CA0323"/>
    <w:rsid w:val="00CA035E"/>
    <w:rsid w:val="00CA056B"/>
    <w:rsid w:val="00CA15EE"/>
    <w:rsid w:val="00CA18CF"/>
    <w:rsid w:val="00CA1C74"/>
    <w:rsid w:val="00CA1E37"/>
    <w:rsid w:val="00CA2031"/>
    <w:rsid w:val="00CA2951"/>
    <w:rsid w:val="00CA2A1E"/>
    <w:rsid w:val="00CA2BED"/>
    <w:rsid w:val="00CA2F0C"/>
    <w:rsid w:val="00CA393F"/>
    <w:rsid w:val="00CA3B7C"/>
    <w:rsid w:val="00CA3D68"/>
    <w:rsid w:val="00CA3FFA"/>
    <w:rsid w:val="00CA472E"/>
    <w:rsid w:val="00CA4B29"/>
    <w:rsid w:val="00CA54C6"/>
    <w:rsid w:val="00CA5A38"/>
    <w:rsid w:val="00CA60B8"/>
    <w:rsid w:val="00CA6126"/>
    <w:rsid w:val="00CA67A5"/>
    <w:rsid w:val="00CA69AB"/>
    <w:rsid w:val="00CA77CF"/>
    <w:rsid w:val="00CB0850"/>
    <w:rsid w:val="00CB09F8"/>
    <w:rsid w:val="00CB1C98"/>
    <w:rsid w:val="00CB303D"/>
    <w:rsid w:val="00CB31EF"/>
    <w:rsid w:val="00CB44B0"/>
    <w:rsid w:val="00CB461F"/>
    <w:rsid w:val="00CB48E9"/>
    <w:rsid w:val="00CB4DC2"/>
    <w:rsid w:val="00CB5682"/>
    <w:rsid w:val="00CB569D"/>
    <w:rsid w:val="00CB5770"/>
    <w:rsid w:val="00CB6396"/>
    <w:rsid w:val="00CB6A2D"/>
    <w:rsid w:val="00CB6B4C"/>
    <w:rsid w:val="00CB73E4"/>
    <w:rsid w:val="00CB7440"/>
    <w:rsid w:val="00CB764D"/>
    <w:rsid w:val="00CB76AC"/>
    <w:rsid w:val="00CC01AD"/>
    <w:rsid w:val="00CC07D5"/>
    <w:rsid w:val="00CC0809"/>
    <w:rsid w:val="00CC0A1A"/>
    <w:rsid w:val="00CC0A61"/>
    <w:rsid w:val="00CC0BA6"/>
    <w:rsid w:val="00CC1CF9"/>
    <w:rsid w:val="00CC2BF5"/>
    <w:rsid w:val="00CC3AE1"/>
    <w:rsid w:val="00CC3D0B"/>
    <w:rsid w:val="00CC44E3"/>
    <w:rsid w:val="00CC4A10"/>
    <w:rsid w:val="00CC513A"/>
    <w:rsid w:val="00CC55CC"/>
    <w:rsid w:val="00CC6375"/>
    <w:rsid w:val="00CC649E"/>
    <w:rsid w:val="00CC6A2D"/>
    <w:rsid w:val="00CC6A6E"/>
    <w:rsid w:val="00CC6D8F"/>
    <w:rsid w:val="00CC763B"/>
    <w:rsid w:val="00CC778B"/>
    <w:rsid w:val="00CD0006"/>
    <w:rsid w:val="00CD0790"/>
    <w:rsid w:val="00CD07EE"/>
    <w:rsid w:val="00CD0887"/>
    <w:rsid w:val="00CD08DD"/>
    <w:rsid w:val="00CD0DA0"/>
    <w:rsid w:val="00CD0E6B"/>
    <w:rsid w:val="00CD0F44"/>
    <w:rsid w:val="00CD1340"/>
    <w:rsid w:val="00CD151A"/>
    <w:rsid w:val="00CD1658"/>
    <w:rsid w:val="00CD1A3A"/>
    <w:rsid w:val="00CD2FC7"/>
    <w:rsid w:val="00CD2FE4"/>
    <w:rsid w:val="00CD38D0"/>
    <w:rsid w:val="00CD3AEC"/>
    <w:rsid w:val="00CD3FA6"/>
    <w:rsid w:val="00CD47B8"/>
    <w:rsid w:val="00CD4DF8"/>
    <w:rsid w:val="00CD5373"/>
    <w:rsid w:val="00CD53E1"/>
    <w:rsid w:val="00CD57BE"/>
    <w:rsid w:val="00CD5ADF"/>
    <w:rsid w:val="00CD5EF8"/>
    <w:rsid w:val="00CD62F7"/>
    <w:rsid w:val="00CD6D9F"/>
    <w:rsid w:val="00CD7289"/>
    <w:rsid w:val="00CD7777"/>
    <w:rsid w:val="00CD7EC2"/>
    <w:rsid w:val="00CD7F83"/>
    <w:rsid w:val="00CE11B6"/>
    <w:rsid w:val="00CE1998"/>
    <w:rsid w:val="00CE2502"/>
    <w:rsid w:val="00CE3BA0"/>
    <w:rsid w:val="00CE3F29"/>
    <w:rsid w:val="00CE419D"/>
    <w:rsid w:val="00CE423D"/>
    <w:rsid w:val="00CE46A0"/>
    <w:rsid w:val="00CE4B1C"/>
    <w:rsid w:val="00CE5105"/>
    <w:rsid w:val="00CE51E6"/>
    <w:rsid w:val="00CE553E"/>
    <w:rsid w:val="00CE5C76"/>
    <w:rsid w:val="00CE5D85"/>
    <w:rsid w:val="00CE6111"/>
    <w:rsid w:val="00CE61DB"/>
    <w:rsid w:val="00CE645D"/>
    <w:rsid w:val="00CE6BD7"/>
    <w:rsid w:val="00CE6C60"/>
    <w:rsid w:val="00CE7CA0"/>
    <w:rsid w:val="00CF017B"/>
    <w:rsid w:val="00CF0DB6"/>
    <w:rsid w:val="00CF1ED0"/>
    <w:rsid w:val="00CF22CE"/>
    <w:rsid w:val="00CF241E"/>
    <w:rsid w:val="00CF29AD"/>
    <w:rsid w:val="00CF2B1C"/>
    <w:rsid w:val="00CF30FA"/>
    <w:rsid w:val="00CF3843"/>
    <w:rsid w:val="00CF3A40"/>
    <w:rsid w:val="00CF3D80"/>
    <w:rsid w:val="00CF3E15"/>
    <w:rsid w:val="00CF5A03"/>
    <w:rsid w:val="00CF5B71"/>
    <w:rsid w:val="00CF5FF1"/>
    <w:rsid w:val="00CF618C"/>
    <w:rsid w:val="00CF64A5"/>
    <w:rsid w:val="00CF6B87"/>
    <w:rsid w:val="00D0077B"/>
    <w:rsid w:val="00D00852"/>
    <w:rsid w:val="00D00C28"/>
    <w:rsid w:val="00D00C74"/>
    <w:rsid w:val="00D01135"/>
    <w:rsid w:val="00D014A5"/>
    <w:rsid w:val="00D01F22"/>
    <w:rsid w:val="00D02207"/>
    <w:rsid w:val="00D022ED"/>
    <w:rsid w:val="00D02468"/>
    <w:rsid w:val="00D02A49"/>
    <w:rsid w:val="00D02D76"/>
    <w:rsid w:val="00D0302F"/>
    <w:rsid w:val="00D0319D"/>
    <w:rsid w:val="00D032F5"/>
    <w:rsid w:val="00D03989"/>
    <w:rsid w:val="00D0432D"/>
    <w:rsid w:val="00D05560"/>
    <w:rsid w:val="00D0575A"/>
    <w:rsid w:val="00D0590C"/>
    <w:rsid w:val="00D05A55"/>
    <w:rsid w:val="00D05F9C"/>
    <w:rsid w:val="00D060B8"/>
    <w:rsid w:val="00D060C2"/>
    <w:rsid w:val="00D06326"/>
    <w:rsid w:val="00D0685A"/>
    <w:rsid w:val="00D07A31"/>
    <w:rsid w:val="00D07E4A"/>
    <w:rsid w:val="00D1066E"/>
    <w:rsid w:val="00D10A59"/>
    <w:rsid w:val="00D11132"/>
    <w:rsid w:val="00D11B63"/>
    <w:rsid w:val="00D11E89"/>
    <w:rsid w:val="00D12356"/>
    <w:rsid w:val="00D12C46"/>
    <w:rsid w:val="00D134A3"/>
    <w:rsid w:val="00D139CD"/>
    <w:rsid w:val="00D1457C"/>
    <w:rsid w:val="00D14ACE"/>
    <w:rsid w:val="00D15164"/>
    <w:rsid w:val="00D1694C"/>
    <w:rsid w:val="00D2015D"/>
    <w:rsid w:val="00D20B57"/>
    <w:rsid w:val="00D20C10"/>
    <w:rsid w:val="00D20CE6"/>
    <w:rsid w:val="00D20DAE"/>
    <w:rsid w:val="00D2107D"/>
    <w:rsid w:val="00D21553"/>
    <w:rsid w:val="00D21955"/>
    <w:rsid w:val="00D21B0D"/>
    <w:rsid w:val="00D21D26"/>
    <w:rsid w:val="00D22247"/>
    <w:rsid w:val="00D22349"/>
    <w:rsid w:val="00D22AD5"/>
    <w:rsid w:val="00D22BC3"/>
    <w:rsid w:val="00D22E87"/>
    <w:rsid w:val="00D23050"/>
    <w:rsid w:val="00D23228"/>
    <w:rsid w:val="00D232DA"/>
    <w:rsid w:val="00D232E9"/>
    <w:rsid w:val="00D23B52"/>
    <w:rsid w:val="00D2420E"/>
    <w:rsid w:val="00D250AF"/>
    <w:rsid w:val="00D25D38"/>
    <w:rsid w:val="00D26674"/>
    <w:rsid w:val="00D26753"/>
    <w:rsid w:val="00D269B8"/>
    <w:rsid w:val="00D26A60"/>
    <w:rsid w:val="00D26C6F"/>
    <w:rsid w:val="00D26FE2"/>
    <w:rsid w:val="00D27181"/>
    <w:rsid w:val="00D271BA"/>
    <w:rsid w:val="00D277CD"/>
    <w:rsid w:val="00D27830"/>
    <w:rsid w:val="00D2799D"/>
    <w:rsid w:val="00D27E4A"/>
    <w:rsid w:val="00D30225"/>
    <w:rsid w:val="00D303E6"/>
    <w:rsid w:val="00D3076B"/>
    <w:rsid w:val="00D30BD0"/>
    <w:rsid w:val="00D30DBC"/>
    <w:rsid w:val="00D311F4"/>
    <w:rsid w:val="00D315FD"/>
    <w:rsid w:val="00D31717"/>
    <w:rsid w:val="00D31A88"/>
    <w:rsid w:val="00D31F1F"/>
    <w:rsid w:val="00D32AA5"/>
    <w:rsid w:val="00D332DE"/>
    <w:rsid w:val="00D3487A"/>
    <w:rsid w:val="00D34F64"/>
    <w:rsid w:val="00D3588C"/>
    <w:rsid w:val="00D35E3A"/>
    <w:rsid w:val="00D36455"/>
    <w:rsid w:val="00D3713A"/>
    <w:rsid w:val="00D40413"/>
    <w:rsid w:val="00D40946"/>
    <w:rsid w:val="00D417A2"/>
    <w:rsid w:val="00D417D5"/>
    <w:rsid w:val="00D4189B"/>
    <w:rsid w:val="00D4244F"/>
    <w:rsid w:val="00D428C9"/>
    <w:rsid w:val="00D42AD1"/>
    <w:rsid w:val="00D42C52"/>
    <w:rsid w:val="00D42DC4"/>
    <w:rsid w:val="00D42F5B"/>
    <w:rsid w:val="00D43B73"/>
    <w:rsid w:val="00D43C6F"/>
    <w:rsid w:val="00D4440A"/>
    <w:rsid w:val="00D44CA3"/>
    <w:rsid w:val="00D44E15"/>
    <w:rsid w:val="00D45456"/>
    <w:rsid w:val="00D454E6"/>
    <w:rsid w:val="00D45C69"/>
    <w:rsid w:val="00D46173"/>
    <w:rsid w:val="00D4643C"/>
    <w:rsid w:val="00D46F03"/>
    <w:rsid w:val="00D4735E"/>
    <w:rsid w:val="00D47B44"/>
    <w:rsid w:val="00D47D65"/>
    <w:rsid w:val="00D50A75"/>
    <w:rsid w:val="00D50D63"/>
    <w:rsid w:val="00D5121C"/>
    <w:rsid w:val="00D514B4"/>
    <w:rsid w:val="00D5160E"/>
    <w:rsid w:val="00D51B85"/>
    <w:rsid w:val="00D51EEF"/>
    <w:rsid w:val="00D51F9A"/>
    <w:rsid w:val="00D52186"/>
    <w:rsid w:val="00D52A57"/>
    <w:rsid w:val="00D52E4D"/>
    <w:rsid w:val="00D52E5C"/>
    <w:rsid w:val="00D52F8D"/>
    <w:rsid w:val="00D52FDF"/>
    <w:rsid w:val="00D534CA"/>
    <w:rsid w:val="00D539D8"/>
    <w:rsid w:val="00D539F0"/>
    <w:rsid w:val="00D53A20"/>
    <w:rsid w:val="00D5495D"/>
    <w:rsid w:val="00D54AA6"/>
    <w:rsid w:val="00D54EBA"/>
    <w:rsid w:val="00D552D9"/>
    <w:rsid w:val="00D55B5E"/>
    <w:rsid w:val="00D55DE2"/>
    <w:rsid w:val="00D565B3"/>
    <w:rsid w:val="00D56C45"/>
    <w:rsid w:val="00D571E3"/>
    <w:rsid w:val="00D57DFB"/>
    <w:rsid w:val="00D57EA2"/>
    <w:rsid w:val="00D60012"/>
    <w:rsid w:val="00D6056E"/>
    <w:rsid w:val="00D60F48"/>
    <w:rsid w:val="00D60FB4"/>
    <w:rsid w:val="00D614A9"/>
    <w:rsid w:val="00D614F3"/>
    <w:rsid w:val="00D6172A"/>
    <w:rsid w:val="00D61BFF"/>
    <w:rsid w:val="00D61EEE"/>
    <w:rsid w:val="00D623A4"/>
    <w:rsid w:val="00D62F84"/>
    <w:rsid w:val="00D640A7"/>
    <w:rsid w:val="00D64474"/>
    <w:rsid w:val="00D645C4"/>
    <w:rsid w:val="00D6646A"/>
    <w:rsid w:val="00D66E71"/>
    <w:rsid w:val="00D66F26"/>
    <w:rsid w:val="00D67224"/>
    <w:rsid w:val="00D6790C"/>
    <w:rsid w:val="00D70706"/>
    <w:rsid w:val="00D70A72"/>
    <w:rsid w:val="00D70BB5"/>
    <w:rsid w:val="00D70FD7"/>
    <w:rsid w:val="00D71625"/>
    <w:rsid w:val="00D7171C"/>
    <w:rsid w:val="00D719D7"/>
    <w:rsid w:val="00D71A45"/>
    <w:rsid w:val="00D71A9D"/>
    <w:rsid w:val="00D71FCA"/>
    <w:rsid w:val="00D71FE7"/>
    <w:rsid w:val="00D72132"/>
    <w:rsid w:val="00D72359"/>
    <w:rsid w:val="00D7243C"/>
    <w:rsid w:val="00D7268E"/>
    <w:rsid w:val="00D731A0"/>
    <w:rsid w:val="00D73412"/>
    <w:rsid w:val="00D73779"/>
    <w:rsid w:val="00D737A0"/>
    <w:rsid w:val="00D73CC8"/>
    <w:rsid w:val="00D73EB6"/>
    <w:rsid w:val="00D7435D"/>
    <w:rsid w:val="00D75099"/>
    <w:rsid w:val="00D753D9"/>
    <w:rsid w:val="00D762A2"/>
    <w:rsid w:val="00D772B0"/>
    <w:rsid w:val="00D8003A"/>
    <w:rsid w:val="00D808BF"/>
    <w:rsid w:val="00D81703"/>
    <w:rsid w:val="00D8178F"/>
    <w:rsid w:val="00D81819"/>
    <w:rsid w:val="00D81C7A"/>
    <w:rsid w:val="00D82512"/>
    <w:rsid w:val="00D827B0"/>
    <w:rsid w:val="00D82B58"/>
    <w:rsid w:val="00D82C9D"/>
    <w:rsid w:val="00D82CBE"/>
    <w:rsid w:val="00D8374B"/>
    <w:rsid w:val="00D8456E"/>
    <w:rsid w:val="00D84706"/>
    <w:rsid w:val="00D848C2"/>
    <w:rsid w:val="00D84B6E"/>
    <w:rsid w:val="00D84FF4"/>
    <w:rsid w:val="00D861FF"/>
    <w:rsid w:val="00D86FE1"/>
    <w:rsid w:val="00D87F32"/>
    <w:rsid w:val="00D903A8"/>
    <w:rsid w:val="00D90C05"/>
    <w:rsid w:val="00D90CCC"/>
    <w:rsid w:val="00D923B0"/>
    <w:rsid w:val="00D92C53"/>
    <w:rsid w:val="00D92CD3"/>
    <w:rsid w:val="00D92EB4"/>
    <w:rsid w:val="00D92FBC"/>
    <w:rsid w:val="00D93941"/>
    <w:rsid w:val="00D93BC4"/>
    <w:rsid w:val="00D93C36"/>
    <w:rsid w:val="00D93ED8"/>
    <w:rsid w:val="00D9406D"/>
    <w:rsid w:val="00D94242"/>
    <w:rsid w:val="00D94363"/>
    <w:rsid w:val="00D946C9"/>
    <w:rsid w:val="00D9477D"/>
    <w:rsid w:val="00D94B4D"/>
    <w:rsid w:val="00D94EBF"/>
    <w:rsid w:val="00D95022"/>
    <w:rsid w:val="00D95822"/>
    <w:rsid w:val="00D95DCE"/>
    <w:rsid w:val="00D966F5"/>
    <w:rsid w:val="00D9712A"/>
    <w:rsid w:val="00D9722E"/>
    <w:rsid w:val="00D979E0"/>
    <w:rsid w:val="00D97DCE"/>
    <w:rsid w:val="00DA0123"/>
    <w:rsid w:val="00DA0245"/>
    <w:rsid w:val="00DA032F"/>
    <w:rsid w:val="00DA195D"/>
    <w:rsid w:val="00DA1B52"/>
    <w:rsid w:val="00DA1C33"/>
    <w:rsid w:val="00DA1E14"/>
    <w:rsid w:val="00DA2BAC"/>
    <w:rsid w:val="00DA437E"/>
    <w:rsid w:val="00DA4B64"/>
    <w:rsid w:val="00DA4D04"/>
    <w:rsid w:val="00DA4D1D"/>
    <w:rsid w:val="00DA5494"/>
    <w:rsid w:val="00DA6444"/>
    <w:rsid w:val="00DA6809"/>
    <w:rsid w:val="00DA7F2D"/>
    <w:rsid w:val="00DB018E"/>
    <w:rsid w:val="00DB05F7"/>
    <w:rsid w:val="00DB12D4"/>
    <w:rsid w:val="00DB17D9"/>
    <w:rsid w:val="00DB1826"/>
    <w:rsid w:val="00DB1948"/>
    <w:rsid w:val="00DB19D6"/>
    <w:rsid w:val="00DB1A7F"/>
    <w:rsid w:val="00DB1B42"/>
    <w:rsid w:val="00DB1D7F"/>
    <w:rsid w:val="00DB1E36"/>
    <w:rsid w:val="00DB1FE1"/>
    <w:rsid w:val="00DB200A"/>
    <w:rsid w:val="00DB2493"/>
    <w:rsid w:val="00DB2745"/>
    <w:rsid w:val="00DB321F"/>
    <w:rsid w:val="00DB421B"/>
    <w:rsid w:val="00DB4959"/>
    <w:rsid w:val="00DB4F0E"/>
    <w:rsid w:val="00DB58B4"/>
    <w:rsid w:val="00DB5905"/>
    <w:rsid w:val="00DB59A4"/>
    <w:rsid w:val="00DB5C11"/>
    <w:rsid w:val="00DB692D"/>
    <w:rsid w:val="00DB6E0A"/>
    <w:rsid w:val="00DB6FB4"/>
    <w:rsid w:val="00DB7072"/>
    <w:rsid w:val="00DB7099"/>
    <w:rsid w:val="00DC06F0"/>
    <w:rsid w:val="00DC16E5"/>
    <w:rsid w:val="00DC24A6"/>
    <w:rsid w:val="00DC24EB"/>
    <w:rsid w:val="00DC2CBF"/>
    <w:rsid w:val="00DC3668"/>
    <w:rsid w:val="00DC3F89"/>
    <w:rsid w:val="00DC456F"/>
    <w:rsid w:val="00DC45F7"/>
    <w:rsid w:val="00DC5A81"/>
    <w:rsid w:val="00DC65C1"/>
    <w:rsid w:val="00DC67AA"/>
    <w:rsid w:val="00DC72C1"/>
    <w:rsid w:val="00DC73CB"/>
    <w:rsid w:val="00DC7E16"/>
    <w:rsid w:val="00DD01C1"/>
    <w:rsid w:val="00DD0454"/>
    <w:rsid w:val="00DD0B16"/>
    <w:rsid w:val="00DD0E83"/>
    <w:rsid w:val="00DD0F83"/>
    <w:rsid w:val="00DD23B3"/>
    <w:rsid w:val="00DD2B75"/>
    <w:rsid w:val="00DD2F4E"/>
    <w:rsid w:val="00DD3122"/>
    <w:rsid w:val="00DD31F2"/>
    <w:rsid w:val="00DD374F"/>
    <w:rsid w:val="00DD3F17"/>
    <w:rsid w:val="00DD4FFF"/>
    <w:rsid w:val="00DD6316"/>
    <w:rsid w:val="00DD7FB2"/>
    <w:rsid w:val="00DE05D7"/>
    <w:rsid w:val="00DE088A"/>
    <w:rsid w:val="00DE0E26"/>
    <w:rsid w:val="00DE1634"/>
    <w:rsid w:val="00DE358C"/>
    <w:rsid w:val="00DE35D3"/>
    <w:rsid w:val="00DE372E"/>
    <w:rsid w:val="00DE3E5C"/>
    <w:rsid w:val="00DE40FC"/>
    <w:rsid w:val="00DE4752"/>
    <w:rsid w:val="00DE49C4"/>
    <w:rsid w:val="00DE49ED"/>
    <w:rsid w:val="00DE4F14"/>
    <w:rsid w:val="00DE5D6B"/>
    <w:rsid w:val="00DE5D9A"/>
    <w:rsid w:val="00DE5EAF"/>
    <w:rsid w:val="00DE5F3A"/>
    <w:rsid w:val="00DE6135"/>
    <w:rsid w:val="00DE6338"/>
    <w:rsid w:val="00DE6EEE"/>
    <w:rsid w:val="00DE72DE"/>
    <w:rsid w:val="00DE7447"/>
    <w:rsid w:val="00DE7811"/>
    <w:rsid w:val="00DE7E03"/>
    <w:rsid w:val="00DF03F5"/>
    <w:rsid w:val="00DF0BC5"/>
    <w:rsid w:val="00DF0C34"/>
    <w:rsid w:val="00DF0CBB"/>
    <w:rsid w:val="00DF0FC0"/>
    <w:rsid w:val="00DF1788"/>
    <w:rsid w:val="00DF1DB6"/>
    <w:rsid w:val="00DF2A36"/>
    <w:rsid w:val="00DF2C1D"/>
    <w:rsid w:val="00DF3018"/>
    <w:rsid w:val="00DF3589"/>
    <w:rsid w:val="00DF41AE"/>
    <w:rsid w:val="00DF434D"/>
    <w:rsid w:val="00DF440F"/>
    <w:rsid w:val="00DF4D3E"/>
    <w:rsid w:val="00DF4DBC"/>
    <w:rsid w:val="00DF55B5"/>
    <w:rsid w:val="00DF5A3B"/>
    <w:rsid w:val="00DF5D75"/>
    <w:rsid w:val="00DF6B7D"/>
    <w:rsid w:val="00DF6F75"/>
    <w:rsid w:val="00DF7333"/>
    <w:rsid w:val="00DF73F0"/>
    <w:rsid w:val="00DF73F3"/>
    <w:rsid w:val="00DF7434"/>
    <w:rsid w:val="00DF7D13"/>
    <w:rsid w:val="00DF7E57"/>
    <w:rsid w:val="00DF7E5C"/>
    <w:rsid w:val="00DF7F40"/>
    <w:rsid w:val="00E00358"/>
    <w:rsid w:val="00E00367"/>
    <w:rsid w:val="00E00771"/>
    <w:rsid w:val="00E0081D"/>
    <w:rsid w:val="00E00904"/>
    <w:rsid w:val="00E00B07"/>
    <w:rsid w:val="00E00D59"/>
    <w:rsid w:val="00E014F5"/>
    <w:rsid w:val="00E0153B"/>
    <w:rsid w:val="00E01568"/>
    <w:rsid w:val="00E01569"/>
    <w:rsid w:val="00E020DA"/>
    <w:rsid w:val="00E023A2"/>
    <w:rsid w:val="00E0243B"/>
    <w:rsid w:val="00E0332A"/>
    <w:rsid w:val="00E036C4"/>
    <w:rsid w:val="00E03BB0"/>
    <w:rsid w:val="00E03FF1"/>
    <w:rsid w:val="00E0407C"/>
    <w:rsid w:val="00E040D5"/>
    <w:rsid w:val="00E04902"/>
    <w:rsid w:val="00E04952"/>
    <w:rsid w:val="00E04D70"/>
    <w:rsid w:val="00E04D96"/>
    <w:rsid w:val="00E04E5A"/>
    <w:rsid w:val="00E06523"/>
    <w:rsid w:val="00E06849"/>
    <w:rsid w:val="00E07436"/>
    <w:rsid w:val="00E07637"/>
    <w:rsid w:val="00E077E6"/>
    <w:rsid w:val="00E10450"/>
    <w:rsid w:val="00E109B4"/>
    <w:rsid w:val="00E10A81"/>
    <w:rsid w:val="00E1111B"/>
    <w:rsid w:val="00E11B6B"/>
    <w:rsid w:val="00E11EED"/>
    <w:rsid w:val="00E123F1"/>
    <w:rsid w:val="00E126BE"/>
    <w:rsid w:val="00E12A25"/>
    <w:rsid w:val="00E139E0"/>
    <w:rsid w:val="00E14383"/>
    <w:rsid w:val="00E1475C"/>
    <w:rsid w:val="00E14C0D"/>
    <w:rsid w:val="00E14CC7"/>
    <w:rsid w:val="00E150AA"/>
    <w:rsid w:val="00E1529E"/>
    <w:rsid w:val="00E152EF"/>
    <w:rsid w:val="00E15CB3"/>
    <w:rsid w:val="00E16199"/>
    <w:rsid w:val="00E1661A"/>
    <w:rsid w:val="00E16984"/>
    <w:rsid w:val="00E16E9D"/>
    <w:rsid w:val="00E17CCD"/>
    <w:rsid w:val="00E17F74"/>
    <w:rsid w:val="00E2108F"/>
    <w:rsid w:val="00E210DA"/>
    <w:rsid w:val="00E21110"/>
    <w:rsid w:val="00E21933"/>
    <w:rsid w:val="00E21D72"/>
    <w:rsid w:val="00E2237F"/>
    <w:rsid w:val="00E22B93"/>
    <w:rsid w:val="00E232B6"/>
    <w:rsid w:val="00E23861"/>
    <w:rsid w:val="00E23C0F"/>
    <w:rsid w:val="00E24097"/>
    <w:rsid w:val="00E2422A"/>
    <w:rsid w:val="00E24346"/>
    <w:rsid w:val="00E24AD7"/>
    <w:rsid w:val="00E24D84"/>
    <w:rsid w:val="00E25106"/>
    <w:rsid w:val="00E2537F"/>
    <w:rsid w:val="00E26F50"/>
    <w:rsid w:val="00E27676"/>
    <w:rsid w:val="00E277EB"/>
    <w:rsid w:val="00E27BDB"/>
    <w:rsid w:val="00E3067B"/>
    <w:rsid w:val="00E3096B"/>
    <w:rsid w:val="00E30C89"/>
    <w:rsid w:val="00E314E1"/>
    <w:rsid w:val="00E31A20"/>
    <w:rsid w:val="00E31AB4"/>
    <w:rsid w:val="00E31E9D"/>
    <w:rsid w:val="00E3260F"/>
    <w:rsid w:val="00E32EE3"/>
    <w:rsid w:val="00E33673"/>
    <w:rsid w:val="00E33679"/>
    <w:rsid w:val="00E34413"/>
    <w:rsid w:val="00E34829"/>
    <w:rsid w:val="00E34ACC"/>
    <w:rsid w:val="00E34F41"/>
    <w:rsid w:val="00E35413"/>
    <w:rsid w:val="00E35962"/>
    <w:rsid w:val="00E3777E"/>
    <w:rsid w:val="00E40857"/>
    <w:rsid w:val="00E40C35"/>
    <w:rsid w:val="00E41A6E"/>
    <w:rsid w:val="00E41CF7"/>
    <w:rsid w:val="00E41EF6"/>
    <w:rsid w:val="00E4204D"/>
    <w:rsid w:val="00E420AF"/>
    <w:rsid w:val="00E427A4"/>
    <w:rsid w:val="00E42866"/>
    <w:rsid w:val="00E428F9"/>
    <w:rsid w:val="00E42D43"/>
    <w:rsid w:val="00E42FC9"/>
    <w:rsid w:val="00E43860"/>
    <w:rsid w:val="00E438B5"/>
    <w:rsid w:val="00E43B30"/>
    <w:rsid w:val="00E44427"/>
    <w:rsid w:val="00E44DA7"/>
    <w:rsid w:val="00E44DAB"/>
    <w:rsid w:val="00E45376"/>
    <w:rsid w:val="00E453F5"/>
    <w:rsid w:val="00E45584"/>
    <w:rsid w:val="00E45EC0"/>
    <w:rsid w:val="00E46572"/>
    <w:rsid w:val="00E466DD"/>
    <w:rsid w:val="00E4693A"/>
    <w:rsid w:val="00E46FA3"/>
    <w:rsid w:val="00E47667"/>
    <w:rsid w:val="00E50060"/>
    <w:rsid w:val="00E502CD"/>
    <w:rsid w:val="00E504C9"/>
    <w:rsid w:val="00E50A22"/>
    <w:rsid w:val="00E50A2A"/>
    <w:rsid w:val="00E50AD8"/>
    <w:rsid w:val="00E50C2A"/>
    <w:rsid w:val="00E5102E"/>
    <w:rsid w:val="00E5139D"/>
    <w:rsid w:val="00E51AC0"/>
    <w:rsid w:val="00E51D56"/>
    <w:rsid w:val="00E51FEC"/>
    <w:rsid w:val="00E5238C"/>
    <w:rsid w:val="00E529A7"/>
    <w:rsid w:val="00E537E6"/>
    <w:rsid w:val="00E53EB3"/>
    <w:rsid w:val="00E546DF"/>
    <w:rsid w:val="00E5476B"/>
    <w:rsid w:val="00E5485B"/>
    <w:rsid w:val="00E55277"/>
    <w:rsid w:val="00E55DE6"/>
    <w:rsid w:val="00E55EC4"/>
    <w:rsid w:val="00E563C1"/>
    <w:rsid w:val="00E56505"/>
    <w:rsid w:val="00E5652B"/>
    <w:rsid w:val="00E56740"/>
    <w:rsid w:val="00E607C7"/>
    <w:rsid w:val="00E60F28"/>
    <w:rsid w:val="00E61014"/>
    <w:rsid w:val="00E61916"/>
    <w:rsid w:val="00E61D37"/>
    <w:rsid w:val="00E62C6B"/>
    <w:rsid w:val="00E62FAF"/>
    <w:rsid w:val="00E63692"/>
    <w:rsid w:val="00E63B00"/>
    <w:rsid w:val="00E64835"/>
    <w:rsid w:val="00E64AD5"/>
    <w:rsid w:val="00E64B16"/>
    <w:rsid w:val="00E65579"/>
    <w:rsid w:val="00E659FB"/>
    <w:rsid w:val="00E666C2"/>
    <w:rsid w:val="00E66F26"/>
    <w:rsid w:val="00E67458"/>
    <w:rsid w:val="00E6777C"/>
    <w:rsid w:val="00E67D8D"/>
    <w:rsid w:val="00E703D6"/>
    <w:rsid w:val="00E7040F"/>
    <w:rsid w:val="00E70EAC"/>
    <w:rsid w:val="00E71015"/>
    <w:rsid w:val="00E710FC"/>
    <w:rsid w:val="00E7151B"/>
    <w:rsid w:val="00E724DD"/>
    <w:rsid w:val="00E72890"/>
    <w:rsid w:val="00E72F3F"/>
    <w:rsid w:val="00E73604"/>
    <w:rsid w:val="00E73D62"/>
    <w:rsid w:val="00E73EB6"/>
    <w:rsid w:val="00E741DE"/>
    <w:rsid w:val="00E749C6"/>
    <w:rsid w:val="00E751FA"/>
    <w:rsid w:val="00E7546E"/>
    <w:rsid w:val="00E754C1"/>
    <w:rsid w:val="00E757C9"/>
    <w:rsid w:val="00E76347"/>
    <w:rsid w:val="00E773A9"/>
    <w:rsid w:val="00E77494"/>
    <w:rsid w:val="00E811D8"/>
    <w:rsid w:val="00E819A1"/>
    <w:rsid w:val="00E81E39"/>
    <w:rsid w:val="00E8227C"/>
    <w:rsid w:val="00E82916"/>
    <w:rsid w:val="00E829B2"/>
    <w:rsid w:val="00E83001"/>
    <w:rsid w:val="00E830AB"/>
    <w:rsid w:val="00E8319D"/>
    <w:rsid w:val="00E834EF"/>
    <w:rsid w:val="00E835B8"/>
    <w:rsid w:val="00E841BC"/>
    <w:rsid w:val="00E844CA"/>
    <w:rsid w:val="00E8566A"/>
    <w:rsid w:val="00E85795"/>
    <w:rsid w:val="00E8590F"/>
    <w:rsid w:val="00E85984"/>
    <w:rsid w:val="00E8697E"/>
    <w:rsid w:val="00E8765F"/>
    <w:rsid w:val="00E87B01"/>
    <w:rsid w:val="00E90330"/>
    <w:rsid w:val="00E90D62"/>
    <w:rsid w:val="00E90E33"/>
    <w:rsid w:val="00E9155C"/>
    <w:rsid w:val="00E917D1"/>
    <w:rsid w:val="00E92326"/>
    <w:rsid w:val="00E927E7"/>
    <w:rsid w:val="00E92A7D"/>
    <w:rsid w:val="00E92D1A"/>
    <w:rsid w:val="00E9330F"/>
    <w:rsid w:val="00E93BBF"/>
    <w:rsid w:val="00E93E9F"/>
    <w:rsid w:val="00E94AD3"/>
    <w:rsid w:val="00E94FDC"/>
    <w:rsid w:val="00E95372"/>
    <w:rsid w:val="00E958DC"/>
    <w:rsid w:val="00E96592"/>
    <w:rsid w:val="00E96916"/>
    <w:rsid w:val="00E96F98"/>
    <w:rsid w:val="00E976E3"/>
    <w:rsid w:val="00EA03B8"/>
    <w:rsid w:val="00EA0900"/>
    <w:rsid w:val="00EA0D64"/>
    <w:rsid w:val="00EA16C5"/>
    <w:rsid w:val="00EA24C3"/>
    <w:rsid w:val="00EA2534"/>
    <w:rsid w:val="00EA2C08"/>
    <w:rsid w:val="00EA2FD4"/>
    <w:rsid w:val="00EA4129"/>
    <w:rsid w:val="00EA4402"/>
    <w:rsid w:val="00EA4625"/>
    <w:rsid w:val="00EA702B"/>
    <w:rsid w:val="00EA7337"/>
    <w:rsid w:val="00EA74B7"/>
    <w:rsid w:val="00EA77D0"/>
    <w:rsid w:val="00EB0158"/>
    <w:rsid w:val="00EB0214"/>
    <w:rsid w:val="00EB03D0"/>
    <w:rsid w:val="00EB0518"/>
    <w:rsid w:val="00EB09CF"/>
    <w:rsid w:val="00EB10CC"/>
    <w:rsid w:val="00EB1CAD"/>
    <w:rsid w:val="00EB1DF0"/>
    <w:rsid w:val="00EB2373"/>
    <w:rsid w:val="00EB2597"/>
    <w:rsid w:val="00EB25EF"/>
    <w:rsid w:val="00EB3D6D"/>
    <w:rsid w:val="00EB3F50"/>
    <w:rsid w:val="00EB42CF"/>
    <w:rsid w:val="00EB46AC"/>
    <w:rsid w:val="00EB4749"/>
    <w:rsid w:val="00EB488C"/>
    <w:rsid w:val="00EB4B7A"/>
    <w:rsid w:val="00EB4B84"/>
    <w:rsid w:val="00EB5B6C"/>
    <w:rsid w:val="00EB5F2F"/>
    <w:rsid w:val="00EB6013"/>
    <w:rsid w:val="00EB636D"/>
    <w:rsid w:val="00EB6A4C"/>
    <w:rsid w:val="00EB6C91"/>
    <w:rsid w:val="00EB71AC"/>
    <w:rsid w:val="00EB76A1"/>
    <w:rsid w:val="00EB772A"/>
    <w:rsid w:val="00EB773F"/>
    <w:rsid w:val="00EB795F"/>
    <w:rsid w:val="00EB7B4E"/>
    <w:rsid w:val="00EC0086"/>
    <w:rsid w:val="00EC0418"/>
    <w:rsid w:val="00EC0537"/>
    <w:rsid w:val="00EC0596"/>
    <w:rsid w:val="00EC0682"/>
    <w:rsid w:val="00EC0860"/>
    <w:rsid w:val="00EC0D0D"/>
    <w:rsid w:val="00EC27A0"/>
    <w:rsid w:val="00EC2EAD"/>
    <w:rsid w:val="00EC3167"/>
    <w:rsid w:val="00EC3765"/>
    <w:rsid w:val="00EC3BA0"/>
    <w:rsid w:val="00EC3F1B"/>
    <w:rsid w:val="00EC46C4"/>
    <w:rsid w:val="00EC492D"/>
    <w:rsid w:val="00EC4BF6"/>
    <w:rsid w:val="00EC4BF9"/>
    <w:rsid w:val="00EC4C56"/>
    <w:rsid w:val="00EC5518"/>
    <w:rsid w:val="00EC72F3"/>
    <w:rsid w:val="00EC73A4"/>
    <w:rsid w:val="00EC7CD3"/>
    <w:rsid w:val="00EC7D0E"/>
    <w:rsid w:val="00EC7F1F"/>
    <w:rsid w:val="00ED0812"/>
    <w:rsid w:val="00ED0AC6"/>
    <w:rsid w:val="00ED21C3"/>
    <w:rsid w:val="00ED222B"/>
    <w:rsid w:val="00ED3155"/>
    <w:rsid w:val="00ED3300"/>
    <w:rsid w:val="00ED36DE"/>
    <w:rsid w:val="00ED3B30"/>
    <w:rsid w:val="00ED3F6D"/>
    <w:rsid w:val="00ED401D"/>
    <w:rsid w:val="00ED47B7"/>
    <w:rsid w:val="00ED4F74"/>
    <w:rsid w:val="00ED5946"/>
    <w:rsid w:val="00ED5EC9"/>
    <w:rsid w:val="00ED6DD8"/>
    <w:rsid w:val="00ED7A95"/>
    <w:rsid w:val="00EE02D2"/>
    <w:rsid w:val="00EE033B"/>
    <w:rsid w:val="00EE0473"/>
    <w:rsid w:val="00EE047B"/>
    <w:rsid w:val="00EE04E5"/>
    <w:rsid w:val="00EE055E"/>
    <w:rsid w:val="00EE0691"/>
    <w:rsid w:val="00EE06E9"/>
    <w:rsid w:val="00EE0B0D"/>
    <w:rsid w:val="00EE12E6"/>
    <w:rsid w:val="00EE1555"/>
    <w:rsid w:val="00EE1927"/>
    <w:rsid w:val="00EE197B"/>
    <w:rsid w:val="00EE1A0E"/>
    <w:rsid w:val="00EE1FDC"/>
    <w:rsid w:val="00EE236A"/>
    <w:rsid w:val="00EE259B"/>
    <w:rsid w:val="00EE288D"/>
    <w:rsid w:val="00EE3877"/>
    <w:rsid w:val="00EE3E09"/>
    <w:rsid w:val="00EE43F8"/>
    <w:rsid w:val="00EE4A10"/>
    <w:rsid w:val="00EE56B8"/>
    <w:rsid w:val="00EE5773"/>
    <w:rsid w:val="00EE5C9A"/>
    <w:rsid w:val="00EE5F96"/>
    <w:rsid w:val="00EE778D"/>
    <w:rsid w:val="00EE78E7"/>
    <w:rsid w:val="00EE7BAC"/>
    <w:rsid w:val="00EF0132"/>
    <w:rsid w:val="00EF05CC"/>
    <w:rsid w:val="00EF1048"/>
    <w:rsid w:val="00EF1573"/>
    <w:rsid w:val="00EF1824"/>
    <w:rsid w:val="00EF278A"/>
    <w:rsid w:val="00EF29F4"/>
    <w:rsid w:val="00EF374B"/>
    <w:rsid w:val="00EF3C71"/>
    <w:rsid w:val="00EF46C6"/>
    <w:rsid w:val="00EF4731"/>
    <w:rsid w:val="00EF4AD2"/>
    <w:rsid w:val="00EF4D23"/>
    <w:rsid w:val="00EF4E71"/>
    <w:rsid w:val="00EF57AB"/>
    <w:rsid w:val="00EF5A0D"/>
    <w:rsid w:val="00EF5DF3"/>
    <w:rsid w:val="00EF5E6B"/>
    <w:rsid w:val="00EF70AB"/>
    <w:rsid w:val="00EF7353"/>
    <w:rsid w:val="00EF7586"/>
    <w:rsid w:val="00EF78A7"/>
    <w:rsid w:val="00EF7B41"/>
    <w:rsid w:val="00EF7B71"/>
    <w:rsid w:val="00EF7D1D"/>
    <w:rsid w:val="00F004D5"/>
    <w:rsid w:val="00F00696"/>
    <w:rsid w:val="00F00A32"/>
    <w:rsid w:val="00F01AF1"/>
    <w:rsid w:val="00F01B17"/>
    <w:rsid w:val="00F01F0C"/>
    <w:rsid w:val="00F025A5"/>
    <w:rsid w:val="00F03E74"/>
    <w:rsid w:val="00F040DC"/>
    <w:rsid w:val="00F04FF5"/>
    <w:rsid w:val="00F0515A"/>
    <w:rsid w:val="00F05172"/>
    <w:rsid w:val="00F054A0"/>
    <w:rsid w:val="00F056D4"/>
    <w:rsid w:val="00F058BE"/>
    <w:rsid w:val="00F05B90"/>
    <w:rsid w:val="00F066BB"/>
    <w:rsid w:val="00F0750D"/>
    <w:rsid w:val="00F075AF"/>
    <w:rsid w:val="00F07ACA"/>
    <w:rsid w:val="00F105CD"/>
    <w:rsid w:val="00F10A5A"/>
    <w:rsid w:val="00F10F4C"/>
    <w:rsid w:val="00F1106E"/>
    <w:rsid w:val="00F11A2E"/>
    <w:rsid w:val="00F11DA2"/>
    <w:rsid w:val="00F1282D"/>
    <w:rsid w:val="00F12959"/>
    <w:rsid w:val="00F148F8"/>
    <w:rsid w:val="00F16268"/>
    <w:rsid w:val="00F16D79"/>
    <w:rsid w:val="00F203C4"/>
    <w:rsid w:val="00F20750"/>
    <w:rsid w:val="00F20BEE"/>
    <w:rsid w:val="00F20EDC"/>
    <w:rsid w:val="00F21693"/>
    <w:rsid w:val="00F223A8"/>
    <w:rsid w:val="00F22F5E"/>
    <w:rsid w:val="00F23079"/>
    <w:rsid w:val="00F23327"/>
    <w:rsid w:val="00F23ABB"/>
    <w:rsid w:val="00F23F94"/>
    <w:rsid w:val="00F24BF1"/>
    <w:rsid w:val="00F25055"/>
    <w:rsid w:val="00F2514D"/>
    <w:rsid w:val="00F253EA"/>
    <w:rsid w:val="00F25754"/>
    <w:rsid w:val="00F25C51"/>
    <w:rsid w:val="00F26350"/>
    <w:rsid w:val="00F26E5C"/>
    <w:rsid w:val="00F270F4"/>
    <w:rsid w:val="00F278FF"/>
    <w:rsid w:val="00F27985"/>
    <w:rsid w:val="00F279DE"/>
    <w:rsid w:val="00F30098"/>
    <w:rsid w:val="00F30143"/>
    <w:rsid w:val="00F3045E"/>
    <w:rsid w:val="00F30FF3"/>
    <w:rsid w:val="00F31272"/>
    <w:rsid w:val="00F314D8"/>
    <w:rsid w:val="00F3186D"/>
    <w:rsid w:val="00F3251F"/>
    <w:rsid w:val="00F32EEE"/>
    <w:rsid w:val="00F33877"/>
    <w:rsid w:val="00F33A05"/>
    <w:rsid w:val="00F34036"/>
    <w:rsid w:val="00F3470C"/>
    <w:rsid w:val="00F34B8E"/>
    <w:rsid w:val="00F350D8"/>
    <w:rsid w:val="00F353FB"/>
    <w:rsid w:val="00F35A8D"/>
    <w:rsid w:val="00F35FAF"/>
    <w:rsid w:val="00F3644A"/>
    <w:rsid w:val="00F37024"/>
    <w:rsid w:val="00F3779F"/>
    <w:rsid w:val="00F378DB"/>
    <w:rsid w:val="00F4167C"/>
    <w:rsid w:val="00F422D3"/>
    <w:rsid w:val="00F42367"/>
    <w:rsid w:val="00F42830"/>
    <w:rsid w:val="00F4312B"/>
    <w:rsid w:val="00F43178"/>
    <w:rsid w:val="00F43D3D"/>
    <w:rsid w:val="00F4489A"/>
    <w:rsid w:val="00F44A01"/>
    <w:rsid w:val="00F44EE1"/>
    <w:rsid w:val="00F45007"/>
    <w:rsid w:val="00F450C3"/>
    <w:rsid w:val="00F50E62"/>
    <w:rsid w:val="00F51235"/>
    <w:rsid w:val="00F51DF5"/>
    <w:rsid w:val="00F52281"/>
    <w:rsid w:val="00F53059"/>
    <w:rsid w:val="00F53D67"/>
    <w:rsid w:val="00F53F6E"/>
    <w:rsid w:val="00F54A45"/>
    <w:rsid w:val="00F54ABB"/>
    <w:rsid w:val="00F54CA0"/>
    <w:rsid w:val="00F5550B"/>
    <w:rsid w:val="00F55733"/>
    <w:rsid w:val="00F55C12"/>
    <w:rsid w:val="00F55E70"/>
    <w:rsid w:val="00F569A8"/>
    <w:rsid w:val="00F56FB8"/>
    <w:rsid w:val="00F570B7"/>
    <w:rsid w:val="00F57269"/>
    <w:rsid w:val="00F57322"/>
    <w:rsid w:val="00F57347"/>
    <w:rsid w:val="00F573B1"/>
    <w:rsid w:val="00F57480"/>
    <w:rsid w:val="00F57B22"/>
    <w:rsid w:val="00F60593"/>
    <w:rsid w:val="00F611DC"/>
    <w:rsid w:val="00F61417"/>
    <w:rsid w:val="00F61CC1"/>
    <w:rsid w:val="00F62366"/>
    <w:rsid w:val="00F64628"/>
    <w:rsid w:val="00F6475F"/>
    <w:rsid w:val="00F649DB"/>
    <w:rsid w:val="00F64AFF"/>
    <w:rsid w:val="00F64F09"/>
    <w:rsid w:val="00F657CE"/>
    <w:rsid w:val="00F6607D"/>
    <w:rsid w:val="00F66292"/>
    <w:rsid w:val="00F6687A"/>
    <w:rsid w:val="00F66F54"/>
    <w:rsid w:val="00F66F9A"/>
    <w:rsid w:val="00F67425"/>
    <w:rsid w:val="00F677E8"/>
    <w:rsid w:val="00F6780C"/>
    <w:rsid w:val="00F67CEA"/>
    <w:rsid w:val="00F67DEA"/>
    <w:rsid w:val="00F70411"/>
    <w:rsid w:val="00F70439"/>
    <w:rsid w:val="00F70A10"/>
    <w:rsid w:val="00F71952"/>
    <w:rsid w:val="00F71CA8"/>
    <w:rsid w:val="00F7204D"/>
    <w:rsid w:val="00F724EE"/>
    <w:rsid w:val="00F72FE2"/>
    <w:rsid w:val="00F73FE6"/>
    <w:rsid w:val="00F74358"/>
    <w:rsid w:val="00F74898"/>
    <w:rsid w:val="00F749F3"/>
    <w:rsid w:val="00F75E47"/>
    <w:rsid w:val="00F76608"/>
    <w:rsid w:val="00F7664C"/>
    <w:rsid w:val="00F76D57"/>
    <w:rsid w:val="00F775EC"/>
    <w:rsid w:val="00F77A7D"/>
    <w:rsid w:val="00F77EE4"/>
    <w:rsid w:val="00F77FE8"/>
    <w:rsid w:val="00F8029A"/>
    <w:rsid w:val="00F80310"/>
    <w:rsid w:val="00F80BBB"/>
    <w:rsid w:val="00F80CC0"/>
    <w:rsid w:val="00F81531"/>
    <w:rsid w:val="00F81F37"/>
    <w:rsid w:val="00F81F45"/>
    <w:rsid w:val="00F82A1F"/>
    <w:rsid w:val="00F834E3"/>
    <w:rsid w:val="00F83DC5"/>
    <w:rsid w:val="00F83FEA"/>
    <w:rsid w:val="00F84520"/>
    <w:rsid w:val="00F854FB"/>
    <w:rsid w:val="00F85B94"/>
    <w:rsid w:val="00F862D5"/>
    <w:rsid w:val="00F8654C"/>
    <w:rsid w:val="00F86646"/>
    <w:rsid w:val="00F8669A"/>
    <w:rsid w:val="00F86CAC"/>
    <w:rsid w:val="00F90312"/>
    <w:rsid w:val="00F90525"/>
    <w:rsid w:val="00F90C10"/>
    <w:rsid w:val="00F92537"/>
    <w:rsid w:val="00F93040"/>
    <w:rsid w:val="00F93049"/>
    <w:rsid w:val="00F932FE"/>
    <w:rsid w:val="00F93776"/>
    <w:rsid w:val="00F93A20"/>
    <w:rsid w:val="00F93A70"/>
    <w:rsid w:val="00F93CDB"/>
    <w:rsid w:val="00F94AB8"/>
    <w:rsid w:val="00F94E65"/>
    <w:rsid w:val="00F952B3"/>
    <w:rsid w:val="00F95591"/>
    <w:rsid w:val="00F961E6"/>
    <w:rsid w:val="00F9633E"/>
    <w:rsid w:val="00F96AEE"/>
    <w:rsid w:val="00F97393"/>
    <w:rsid w:val="00FA0AD8"/>
    <w:rsid w:val="00FA0C20"/>
    <w:rsid w:val="00FA0F6F"/>
    <w:rsid w:val="00FA13DD"/>
    <w:rsid w:val="00FA219D"/>
    <w:rsid w:val="00FA289A"/>
    <w:rsid w:val="00FA292E"/>
    <w:rsid w:val="00FA29D3"/>
    <w:rsid w:val="00FA2B34"/>
    <w:rsid w:val="00FA37D9"/>
    <w:rsid w:val="00FA3A68"/>
    <w:rsid w:val="00FA3BC8"/>
    <w:rsid w:val="00FA3C0F"/>
    <w:rsid w:val="00FA3FD5"/>
    <w:rsid w:val="00FA42A6"/>
    <w:rsid w:val="00FA48EA"/>
    <w:rsid w:val="00FA506B"/>
    <w:rsid w:val="00FA54D5"/>
    <w:rsid w:val="00FA56F5"/>
    <w:rsid w:val="00FA5809"/>
    <w:rsid w:val="00FA5C03"/>
    <w:rsid w:val="00FA5F85"/>
    <w:rsid w:val="00FA6058"/>
    <w:rsid w:val="00FA62BC"/>
    <w:rsid w:val="00FA6407"/>
    <w:rsid w:val="00FA6AAD"/>
    <w:rsid w:val="00FA7155"/>
    <w:rsid w:val="00FA738E"/>
    <w:rsid w:val="00FA7774"/>
    <w:rsid w:val="00FA7799"/>
    <w:rsid w:val="00FB12D2"/>
    <w:rsid w:val="00FB16B4"/>
    <w:rsid w:val="00FB1AAD"/>
    <w:rsid w:val="00FB203C"/>
    <w:rsid w:val="00FB33EB"/>
    <w:rsid w:val="00FB3BF7"/>
    <w:rsid w:val="00FB3F52"/>
    <w:rsid w:val="00FB42B5"/>
    <w:rsid w:val="00FB4B95"/>
    <w:rsid w:val="00FB51DA"/>
    <w:rsid w:val="00FB574B"/>
    <w:rsid w:val="00FB5D7D"/>
    <w:rsid w:val="00FB6684"/>
    <w:rsid w:val="00FB68C7"/>
    <w:rsid w:val="00FB6A0B"/>
    <w:rsid w:val="00FB6E0D"/>
    <w:rsid w:val="00FB72D0"/>
    <w:rsid w:val="00FC05BE"/>
    <w:rsid w:val="00FC0601"/>
    <w:rsid w:val="00FC09D1"/>
    <w:rsid w:val="00FC0D97"/>
    <w:rsid w:val="00FC1203"/>
    <w:rsid w:val="00FC1AB3"/>
    <w:rsid w:val="00FC1DA8"/>
    <w:rsid w:val="00FC281E"/>
    <w:rsid w:val="00FC29E5"/>
    <w:rsid w:val="00FC31EA"/>
    <w:rsid w:val="00FC3320"/>
    <w:rsid w:val="00FC39F7"/>
    <w:rsid w:val="00FC3F0C"/>
    <w:rsid w:val="00FC5BD1"/>
    <w:rsid w:val="00FC5C3C"/>
    <w:rsid w:val="00FC5D64"/>
    <w:rsid w:val="00FC6B91"/>
    <w:rsid w:val="00FC6ED9"/>
    <w:rsid w:val="00FC76B5"/>
    <w:rsid w:val="00FC7DB4"/>
    <w:rsid w:val="00FD0167"/>
    <w:rsid w:val="00FD0732"/>
    <w:rsid w:val="00FD0AE9"/>
    <w:rsid w:val="00FD13EA"/>
    <w:rsid w:val="00FD3D80"/>
    <w:rsid w:val="00FD42DC"/>
    <w:rsid w:val="00FD4415"/>
    <w:rsid w:val="00FD4621"/>
    <w:rsid w:val="00FD4B59"/>
    <w:rsid w:val="00FD53E2"/>
    <w:rsid w:val="00FD5400"/>
    <w:rsid w:val="00FD5E65"/>
    <w:rsid w:val="00FD6FF8"/>
    <w:rsid w:val="00FE00C9"/>
    <w:rsid w:val="00FE0522"/>
    <w:rsid w:val="00FE0BFB"/>
    <w:rsid w:val="00FE158E"/>
    <w:rsid w:val="00FE1730"/>
    <w:rsid w:val="00FE2153"/>
    <w:rsid w:val="00FE2321"/>
    <w:rsid w:val="00FE24BD"/>
    <w:rsid w:val="00FE2CE2"/>
    <w:rsid w:val="00FE4078"/>
    <w:rsid w:val="00FE4201"/>
    <w:rsid w:val="00FE43E7"/>
    <w:rsid w:val="00FE534D"/>
    <w:rsid w:val="00FE56FA"/>
    <w:rsid w:val="00FE582E"/>
    <w:rsid w:val="00FE5D7E"/>
    <w:rsid w:val="00FE6221"/>
    <w:rsid w:val="00FE6B5A"/>
    <w:rsid w:val="00FE6D5A"/>
    <w:rsid w:val="00FE722C"/>
    <w:rsid w:val="00FE78C5"/>
    <w:rsid w:val="00FE78FB"/>
    <w:rsid w:val="00FE7F42"/>
    <w:rsid w:val="00FF1402"/>
    <w:rsid w:val="00FF1440"/>
    <w:rsid w:val="00FF2855"/>
    <w:rsid w:val="00FF3134"/>
    <w:rsid w:val="00FF31C4"/>
    <w:rsid w:val="00FF344D"/>
    <w:rsid w:val="00FF3EA3"/>
    <w:rsid w:val="00FF3F5F"/>
    <w:rsid w:val="00FF428F"/>
    <w:rsid w:val="00FF435A"/>
    <w:rsid w:val="00FF4450"/>
    <w:rsid w:val="00FF45D7"/>
    <w:rsid w:val="00FF4A68"/>
    <w:rsid w:val="00FF5026"/>
    <w:rsid w:val="00FF5603"/>
    <w:rsid w:val="00FF58B6"/>
    <w:rsid w:val="00FF5D3B"/>
    <w:rsid w:val="00FF5E0A"/>
    <w:rsid w:val="00FF5E9E"/>
    <w:rsid w:val="00FF610C"/>
    <w:rsid w:val="00FF6451"/>
    <w:rsid w:val="00FF7AA9"/>
    <w:rsid w:val="0C99ACA4"/>
    <w:rsid w:val="1B39BE2E"/>
    <w:rsid w:val="1CB06749"/>
    <w:rsid w:val="37F6E489"/>
    <w:rsid w:val="41047A8A"/>
    <w:rsid w:val="4204E041"/>
    <w:rsid w:val="54D16011"/>
    <w:rsid w:val="6006875E"/>
    <w:rsid w:val="6026DDD3"/>
    <w:rsid w:val="77224360"/>
    <w:rsid w:val="79601D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7D20B6"/>
  <w15:docId w15:val="{6839C414-F05C-4728-A71B-52396F42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52FB"/>
    <w:pPr>
      <w:spacing w:before="120" w:line="360" w:lineRule="auto"/>
      <w:jc w:val="both"/>
    </w:pPr>
    <w:rPr>
      <w:rFonts w:eastAsiaTheme="minorHAnsi" w:cstheme="minorBidi"/>
      <w:sz w:val="24"/>
      <w:szCs w:val="22"/>
      <w:lang w:val="en-CA" w:eastAsia="en-US"/>
    </w:rPr>
  </w:style>
  <w:style w:type="paragraph" w:styleId="Titolo1">
    <w:name w:val="heading 1"/>
    <w:basedOn w:val="Normale"/>
    <w:next w:val="Normale"/>
    <w:link w:val="Titolo1Carattere"/>
    <w:uiPriority w:val="9"/>
    <w:qFormat/>
    <w:locked/>
    <w:rsid w:val="001367A6"/>
    <w:pPr>
      <w:keepNext/>
      <w:keepLines/>
      <w:pBdr>
        <w:top w:val="nil"/>
        <w:left w:val="nil"/>
        <w:bottom w:val="nil"/>
        <w:right w:val="nil"/>
        <w:between w:val="nil"/>
        <w:bar w:val="nil"/>
      </w:pBdr>
      <w:spacing w:before="480" w:after="120"/>
      <w:outlineLvl w:val="0"/>
    </w:pPr>
    <w:rPr>
      <w:rFonts w:eastAsia="Arial Unicode MS"/>
      <w:b/>
      <w:bCs/>
      <w:sz w:val="36"/>
      <w:szCs w:val="48"/>
      <w:bdr w:val="nil"/>
      <w:lang w:val="en-US"/>
    </w:rPr>
  </w:style>
  <w:style w:type="paragraph" w:styleId="Titolo2">
    <w:name w:val="heading 2"/>
    <w:basedOn w:val="Normale"/>
    <w:next w:val="Normale"/>
    <w:link w:val="Titolo2Carattere"/>
    <w:uiPriority w:val="9"/>
    <w:qFormat/>
    <w:locked/>
    <w:rsid w:val="001367A6"/>
    <w:pPr>
      <w:keepNext/>
      <w:keepLines/>
      <w:pBdr>
        <w:top w:val="nil"/>
        <w:left w:val="nil"/>
        <w:bottom w:val="nil"/>
        <w:right w:val="nil"/>
        <w:between w:val="nil"/>
        <w:bar w:val="nil"/>
      </w:pBdr>
      <w:spacing w:before="360" w:after="80"/>
      <w:outlineLvl w:val="1"/>
    </w:pPr>
    <w:rPr>
      <w:rFonts w:eastAsia="Arial Unicode MS"/>
      <w:b/>
      <w:bCs/>
      <w:sz w:val="32"/>
      <w:szCs w:val="36"/>
      <w:bdr w:val="nil"/>
      <w:lang w:val="en-US"/>
    </w:rPr>
  </w:style>
  <w:style w:type="paragraph" w:styleId="Titolo3">
    <w:name w:val="heading 3"/>
    <w:basedOn w:val="Normale"/>
    <w:next w:val="Normale"/>
    <w:link w:val="Titolo3Carattere"/>
    <w:uiPriority w:val="9"/>
    <w:qFormat/>
    <w:locked/>
    <w:rsid w:val="001367A6"/>
    <w:pPr>
      <w:keepNext/>
      <w:keepLines/>
      <w:spacing w:before="160"/>
      <w:outlineLvl w:val="2"/>
    </w:pPr>
    <w:rPr>
      <w:b/>
      <w:bCs/>
      <w:sz w:val="28"/>
      <w:szCs w:val="28"/>
    </w:rPr>
  </w:style>
  <w:style w:type="paragraph" w:styleId="Titolo4">
    <w:name w:val="heading 4"/>
    <w:basedOn w:val="Normale"/>
    <w:next w:val="Normale"/>
    <w:link w:val="Titolo4Carattere"/>
    <w:uiPriority w:val="9"/>
    <w:unhideWhenUsed/>
    <w:qFormat/>
    <w:locked/>
    <w:rsid w:val="00523CC2"/>
    <w:pPr>
      <w:keepNext/>
      <w:keepLines/>
      <w:spacing w:before="200"/>
      <w:outlineLvl w:val="3"/>
    </w:pPr>
    <w:rPr>
      <w:rFonts w:eastAsiaTheme="majorEastAsia" w:cstheme="majorBidi"/>
      <w:b/>
      <w:bCs/>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NormaleWeb">
    <w:name w:val="Normal (Web)"/>
    <w:basedOn w:val="Normale"/>
    <w:uiPriority w:val="99"/>
    <w:rsid w:val="00461822"/>
    <w:pPr>
      <w:spacing w:before="100" w:beforeAutospacing="1" w:after="100" w:afterAutospacing="1"/>
    </w:pPr>
  </w:style>
  <w:style w:type="character" w:styleId="Enfasigrassetto">
    <w:name w:val="Strong"/>
    <w:uiPriority w:val="22"/>
    <w:qFormat/>
    <w:rsid w:val="00461822"/>
    <w:rPr>
      <w:rFonts w:cs="Times New Roman"/>
      <w:b/>
      <w:bCs/>
    </w:rPr>
  </w:style>
  <w:style w:type="character" w:styleId="Collegamentoipertestuale">
    <w:name w:val="Hyperlink"/>
    <w:uiPriority w:val="99"/>
    <w:rsid w:val="00461822"/>
    <w:rPr>
      <w:rFonts w:cs="Times New Roman"/>
      <w:color w:val="0000FF"/>
      <w:u w:val="single"/>
    </w:rPr>
  </w:style>
  <w:style w:type="character" w:styleId="Enfasicorsivo">
    <w:name w:val="Emphasis"/>
    <w:uiPriority w:val="20"/>
    <w:qFormat/>
    <w:rsid w:val="00461822"/>
    <w:rPr>
      <w:rFonts w:cs="Times New Roman"/>
      <w:i/>
      <w:iCs/>
    </w:rPr>
  </w:style>
  <w:style w:type="table" w:styleId="Grigliatabella">
    <w:name w:val="Table Grid"/>
    <w:basedOn w:val="TableNormal1"/>
    <w:uiPriority w:val="59"/>
    <w:rsid w:val="002640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unhideWhenUsed/>
    <w:rsid w:val="00523CC2"/>
    <w:pPr>
      <w:shd w:val="pct15" w:color="auto" w:fill="auto"/>
      <w:spacing w:after="200" w:line="240" w:lineRule="auto"/>
    </w:pPr>
    <w:rPr>
      <w:rFonts w:eastAsia="Calibri"/>
      <w:sz w:val="18"/>
      <w:szCs w:val="18"/>
    </w:rPr>
  </w:style>
  <w:style w:type="character" w:customStyle="1" w:styleId="TestofumettoCarattere">
    <w:name w:val="Testo fumetto Carattere"/>
    <w:basedOn w:val="Carpredefinitoparagrafo"/>
    <w:link w:val="Testofumetto"/>
    <w:uiPriority w:val="99"/>
    <w:locked/>
    <w:rsid w:val="00523CC2"/>
    <w:rPr>
      <w:rFonts w:eastAsia="Calibri" w:cstheme="minorBidi"/>
      <w:sz w:val="18"/>
      <w:szCs w:val="18"/>
      <w:shd w:val="pct15" w:color="auto" w:fill="auto"/>
      <w:lang w:val="en-CA" w:eastAsia="en-US"/>
    </w:rPr>
  </w:style>
  <w:style w:type="character" w:styleId="Testosegnaposto">
    <w:name w:val="Placeholder Text"/>
    <w:basedOn w:val="Carpredefinitoparagrafo"/>
    <w:uiPriority w:val="99"/>
    <w:semiHidden/>
    <w:rsid w:val="001670F5"/>
    <w:rPr>
      <w:color w:val="808080"/>
    </w:rPr>
  </w:style>
  <w:style w:type="character" w:styleId="Collegamentovisitato">
    <w:name w:val="FollowedHyperlink"/>
    <w:basedOn w:val="Carpredefinitoparagrafo"/>
    <w:uiPriority w:val="99"/>
    <w:semiHidden/>
    <w:unhideWhenUsed/>
    <w:rsid w:val="00432DEB"/>
    <w:rPr>
      <w:color w:val="800080" w:themeColor="followedHyperlink"/>
      <w:u w:val="single"/>
    </w:rPr>
  </w:style>
  <w:style w:type="character" w:customStyle="1" w:styleId="Titolo1Carattere">
    <w:name w:val="Titolo 1 Carattere"/>
    <w:basedOn w:val="Carpredefinitoparagrafo"/>
    <w:link w:val="Titolo1"/>
    <w:uiPriority w:val="9"/>
    <w:rsid w:val="001367A6"/>
    <w:rPr>
      <w:rFonts w:eastAsia="Arial Unicode MS" w:cstheme="minorBidi"/>
      <w:b/>
      <w:bCs/>
      <w:sz w:val="36"/>
      <w:szCs w:val="48"/>
      <w:bdr w:val="nil"/>
      <w:lang w:val="en-US" w:eastAsia="en-US"/>
    </w:rPr>
  </w:style>
  <w:style w:type="character" w:customStyle="1" w:styleId="Titolo2Carattere">
    <w:name w:val="Titolo 2 Carattere"/>
    <w:basedOn w:val="Carpredefinitoparagrafo"/>
    <w:link w:val="Titolo2"/>
    <w:uiPriority w:val="9"/>
    <w:rsid w:val="001367A6"/>
    <w:rPr>
      <w:rFonts w:eastAsia="Arial Unicode MS" w:cstheme="minorBidi"/>
      <w:b/>
      <w:bCs/>
      <w:sz w:val="32"/>
      <w:szCs w:val="36"/>
      <w:bdr w:val="nil"/>
      <w:lang w:val="en-US" w:eastAsia="en-US"/>
    </w:rPr>
  </w:style>
  <w:style w:type="character" w:customStyle="1" w:styleId="Titolo3Carattere">
    <w:name w:val="Titolo 3 Carattere"/>
    <w:basedOn w:val="Carpredefinitoparagrafo"/>
    <w:link w:val="Titolo3"/>
    <w:uiPriority w:val="9"/>
    <w:rsid w:val="001367A6"/>
    <w:rPr>
      <w:rFonts w:eastAsiaTheme="minorHAnsi" w:cstheme="minorBidi"/>
      <w:b/>
      <w:bCs/>
      <w:sz w:val="28"/>
      <w:szCs w:val="28"/>
      <w:lang w:val="en-CA" w:eastAsia="en-US"/>
    </w:rPr>
  </w:style>
  <w:style w:type="character" w:customStyle="1" w:styleId="Titolo4Carattere">
    <w:name w:val="Titolo 4 Carattere"/>
    <w:basedOn w:val="Carpredefinitoparagrafo"/>
    <w:link w:val="Titolo4"/>
    <w:uiPriority w:val="9"/>
    <w:rsid w:val="00523CC2"/>
    <w:rPr>
      <w:rFonts w:eastAsiaTheme="majorEastAsia" w:cstheme="majorBidi"/>
      <w:b/>
      <w:bCs/>
      <w:iCs/>
      <w:sz w:val="24"/>
      <w:szCs w:val="22"/>
      <w:lang w:val="en-CA" w:eastAsia="en-US"/>
    </w:rPr>
  </w:style>
  <w:style w:type="paragraph" w:styleId="Titolo">
    <w:name w:val="Title"/>
    <w:basedOn w:val="Normale"/>
    <w:next w:val="Normale"/>
    <w:link w:val="TitoloCarattere"/>
    <w:uiPriority w:val="10"/>
    <w:qFormat/>
    <w:locked/>
    <w:rsid w:val="00523CC2"/>
    <w:pPr>
      <w:contextualSpacing/>
      <w:jc w:val="center"/>
    </w:pPr>
    <w:rPr>
      <w:rFonts w:eastAsiaTheme="majorEastAsia" w:cstheme="majorBidi"/>
      <w:b/>
      <w:spacing w:val="-10"/>
      <w:kern w:val="28"/>
      <w:sz w:val="36"/>
      <w:szCs w:val="56"/>
    </w:rPr>
  </w:style>
  <w:style w:type="character" w:customStyle="1" w:styleId="TitoloCarattere">
    <w:name w:val="Titolo Carattere"/>
    <w:basedOn w:val="Carpredefinitoparagrafo"/>
    <w:link w:val="Titolo"/>
    <w:uiPriority w:val="10"/>
    <w:rsid w:val="00523CC2"/>
    <w:rPr>
      <w:rFonts w:eastAsiaTheme="majorEastAsia" w:cstheme="majorBidi"/>
      <w:b/>
      <w:spacing w:val="-10"/>
      <w:kern w:val="28"/>
      <w:sz w:val="36"/>
      <w:szCs w:val="56"/>
      <w:lang w:val="en-CA" w:eastAsia="en-US"/>
    </w:rPr>
  </w:style>
  <w:style w:type="character" w:styleId="Menzionenonrisolta">
    <w:name w:val="Unresolved Mention"/>
    <w:basedOn w:val="Carpredefinitoparagrafo"/>
    <w:uiPriority w:val="99"/>
    <w:semiHidden/>
    <w:unhideWhenUsed/>
    <w:rsid w:val="00CA0323"/>
    <w:rPr>
      <w:color w:val="605E5C"/>
      <w:shd w:val="clear" w:color="auto" w:fill="E1DFDD"/>
    </w:rPr>
  </w:style>
  <w:style w:type="paragraph" w:customStyle="1" w:styleId="Authors">
    <w:name w:val="Authors"/>
    <w:basedOn w:val="Normale"/>
    <w:rsid w:val="00686056"/>
    <w:pPr>
      <w:spacing w:after="360" w:line="240" w:lineRule="auto"/>
      <w:jc w:val="center"/>
    </w:pPr>
    <w:rPr>
      <w:rFonts w:eastAsia="Times New Roman" w:cs="Times New Roman"/>
      <w:szCs w:val="24"/>
      <w:lang w:val="en-US"/>
    </w:rPr>
  </w:style>
  <w:style w:type="paragraph" w:customStyle="1" w:styleId="Head">
    <w:name w:val="Head"/>
    <w:basedOn w:val="Normale"/>
    <w:rsid w:val="00686056"/>
    <w:pPr>
      <w:keepNext/>
      <w:spacing w:after="120" w:line="240" w:lineRule="auto"/>
      <w:jc w:val="center"/>
      <w:outlineLvl w:val="0"/>
    </w:pPr>
    <w:rPr>
      <w:rFonts w:eastAsia="Times New Roman" w:cs="Times New Roman"/>
      <w:b/>
      <w:bCs/>
      <w:kern w:val="28"/>
      <w:sz w:val="28"/>
      <w:szCs w:val="28"/>
      <w:lang w:val="en-US"/>
    </w:rPr>
  </w:style>
  <w:style w:type="paragraph" w:customStyle="1" w:styleId="AbstractSummary">
    <w:name w:val="Abstract/Summary"/>
    <w:basedOn w:val="Normale"/>
    <w:rsid w:val="00686056"/>
    <w:pPr>
      <w:spacing w:line="240" w:lineRule="auto"/>
      <w:jc w:val="left"/>
    </w:pPr>
    <w:rPr>
      <w:rFonts w:eastAsia="Times New Roman" w:cs="Times New Roman"/>
      <w:szCs w:val="24"/>
      <w:lang w:val="en-US"/>
    </w:rPr>
  </w:style>
  <w:style w:type="paragraph" w:customStyle="1" w:styleId="Paragraph">
    <w:name w:val="Paragraph"/>
    <w:basedOn w:val="Normale"/>
    <w:rsid w:val="00686056"/>
    <w:pPr>
      <w:spacing w:line="240" w:lineRule="auto"/>
      <w:ind w:firstLine="720"/>
      <w:jc w:val="left"/>
    </w:pPr>
    <w:rPr>
      <w:rFonts w:eastAsia="Times New Roman" w:cs="Times New Roman"/>
      <w:szCs w:val="24"/>
      <w:lang w:val="en-US"/>
    </w:rPr>
  </w:style>
  <w:style w:type="paragraph" w:customStyle="1" w:styleId="Teaser">
    <w:name w:val="Teaser"/>
    <w:basedOn w:val="Normale"/>
    <w:rsid w:val="00F422D3"/>
    <w:pPr>
      <w:spacing w:line="240" w:lineRule="auto"/>
      <w:jc w:val="left"/>
    </w:pPr>
    <w:rPr>
      <w:rFonts w:eastAsia="Times New Roman" w:cs="Times New Roman"/>
      <w:szCs w:val="24"/>
      <w:lang w:val="en-US"/>
    </w:rPr>
  </w:style>
  <w:style w:type="paragraph" w:styleId="Intestazione">
    <w:name w:val="header"/>
    <w:basedOn w:val="Normale"/>
    <w:link w:val="IntestazioneCarattere"/>
    <w:uiPriority w:val="99"/>
    <w:unhideWhenUsed/>
    <w:rsid w:val="0074665F"/>
    <w:pPr>
      <w:tabs>
        <w:tab w:val="center" w:pos="4513"/>
        <w:tab w:val="right" w:pos="9026"/>
      </w:tabs>
      <w:spacing w:line="240" w:lineRule="auto"/>
    </w:pPr>
  </w:style>
  <w:style w:type="character" w:customStyle="1" w:styleId="IntestazioneCarattere">
    <w:name w:val="Intestazione Carattere"/>
    <w:basedOn w:val="Carpredefinitoparagrafo"/>
    <w:link w:val="Intestazione"/>
    <w:uiPriority w:val="99"/>
    <w:rsid w:val="0074665F"/>
    <w:rPr>
      <w:rFonts w:eastAsiaTheme="minorHAnsi" w:cstheme="minorBidi"/>
      <w:sz w:val="24"/>
      <w:szCs w:val="22"/>
      <w:lang w:val="en-CA" w:eastAsia="en-US"/>
    </w:rPr>
  </w:style>
  <w:style w:type="paragraph" w:styleId="Pidipagina">
    <w:name w:val="footer"/>
    <w:basedOn w:val="Normale"/>
    <w:link w:val="PidipaginaCarattere"/>
    <w:uiPriority w:val="99"/>
    <w:unhideWhenUsed/>
    <w:rsid w:val="0074665F"/>
    <w:pPr>
      <w:tabs>
        <w:tab w:val="center" w:pos="4513"/>
        <w:tab w:val="right" w:pos="9026"/>
      </w:tabs>
      <w:spacing w:line="240" w:lineRule="auto"/>
    </w:pPr>
  </w:style>
  <w:style w:type="character" w:customStyle="1" w:styleId="PidipaginaCarattere">
    <w:name w:val="Piè di pagina Carattere"/>
    <w:basedOn w:val="Carpredefinitoparagrafo"/>
    <w:link w:val="Pidipagina"/>
    <w:uiPriority w:val="99"/>
    <w:rsid w:val="0074665F"/>
    <w:rPr>
      <w:rFonts w:eastAsiaTheme="minorHAnsi" w:cstheme="minorBidi"/>
      <w:sz w:val="24"/>
      <w:szCs w:val="22"/>
      <w:lang w:val="en-CA" w:eastAsia="en-US"/>
    </w:rPr>
  </w:style>
  <w:style w:type="character" w:customStyle="1" w:styleId="CommentReference1">
    <w:name w:val="Comment Reference1"/>
    <w:basedOn w:val="Carpredefinitoparagrafo"/>
    <w:uiPriority w:val="99"/>
    <w:semiHidden/>
    <w:unhideWhenUsed/>
    <w:rsid w:val="00EF4AD2"/>
    <w:rPr>
      <w:sz w:val="16"/>
      <w:szCs w:val="16"/>
    </w:rPr>
  </w:style>
  <w:style w:type="paragraph" w:customStyle="1" w:styleId="CommentText1">
    <w:name w:val="Comment Text1"/>
    <w:basedOn w:val="Normale"/>
    <w:link w:val="CommentTextChar"/>
    <w:uiPriority w:val="99"/>
    <w:unhideWhenUsed/>
    <w:rsid w:val="00EF4AD2"/>
    <w:pPr>
      <w:spacing w:before="0" w:line="240" w:lineRule="auto"/>
      <w:jc w:val="left"/>
    </w:pPr>
    <w:rPr>
      <w:rFonts w:eastAsia="Times New Roman" w:cs="Times New Roman"/>
      <w:sz w:val="20"/>
      <w:szCs w:val="20"/>
      <w:lang w:val="en-US" w:eastAsia="it-IT"/>
    </w:rPr>
  </w:style>
  <w:style w:type="character" w:customStyle="1" w:styleId="CommentTextChar">
    <w:name w:val="Comment Text Char"/>
    <w:basedOn w:val="Carpredefinitoparagrafo"/>
    <w:link w:val="CommentText1"/>
    <w:uiPriority w:val="99"/>
    <w:rsid w:val="00EF4AD2"/>
    <w:rPr>
      <w:lang w:val="en-US" w:eastAsia="it-IT"/>
    </w:rPr>
  </w:style>
  <w:style w:type="table" w:styleId="Tabellasemplice-2">
    <w:name w:val="Plain Table 2"/>
    <w:basedOn w:val="TableNormal1"/>
    <w:uiPriority w:val="42"/>
    <w:rsid w:val="00FE78C5"/>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mentSubject1">
    <w:name w:val="Comment Subject1"/>
    <w:basedOn w:val="CommentText1"/>
    <w:next w:val="CommentText1"/>
    <w:link w:val="CommentSubjectChar"/>
    <w:uiPriority w:val="99"/>
    <w:semiHidden/>
    <w:unhideWhenUsed/>
    <w:rsid w:val="00995133"/>
    <w:pPr>
      <w:spacing w:before="120"/>
      <w:jc w:val="both"/>
    </w:pPr>
    <w:rPr>
      <w:rFonts w:eastAsiaTheme="minorHAnsi" w:cstheme="minorBidi"/>
      <w:b/>
      <w:bCs/>
      <w:lang w:val="en-CA" w:eastAsia="en-US"/>
    </w:rPr>
  </w:style>
  <w:style w:type="character" w:customStyle="1" w:styleId="CommentSubjectChar">
    <w:name w:val="Comment Subject Char"/>
    <w:basedOn w:val="CommentTextChar"/>
    <w:link w:val="CommentSubject1"/>
    <w:uiPriority w:val="99"/>
    <w:semiHidden/>
    <w:rsid w:val="00995133"/>
    <w:rPr>
      <w:rFonts w:eastAsiaTheme="minorHAnsi" w:cstheme="minorBidi"/>
      <w:b/>
      <w:bCs/>
      <w:lang w:val="en-CA" w:eastAsia="en-US"/>
    </w:rPr>
  </w:style>
  <w:style w:type="table" w:styleId="Tabellasemplice-3">
    <w:name w:val="Plain Table 3"/>
    <w:basedOn w:val="TableNormal1"/>
    <w:uiPriority w:val="43"/>
    <w:rsid w:val="009026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e">
    <w:name w:val="Revision"/>
    <w:hidden/>
    <w:uiPriority w:val="99"/>
    <w:semiHidden/>
    <w:rsid w:val="008359C1"/>
    <w:rPr>
      <w:rFonts w:eastAsiaTheme="minorHAnsi" w:cstheme="minorBidi"/>
      <w:sz w:val="24"/>
      <w:szCs w:val="22"/>
      <w:lang w:val="en-CA" w:eastAsia="en-US"/>
    </w:rPr>
  </w:style>
  <w:style w:type="character" w:styleId="Menzione">
    <w:name w:val="Mention"/>
    <w:basedOn w:val="Carpredefinitoparagrafo"/>
    <w:uiPriority w:val="99"/>
    <w:unhideWhenUsed/>
    <w:rsid w:val="00D44E15"/>
    <w:rPr>
      <w:color w:val="2B579A"/>
      <w:shd w:val="clear" w:color="auto" w:fill="E1DFDD"/>
    </w:rPr>
  </w:style>
  <w:style w:type="paragraph" w:styleId="Bibliografia">
    <w:name w:val="Bibliography"/>
    <w:basedOn w:val="Normale"/>
    <w:next w:val="Normale"/>
    <w:uiPriority w:val="37"/>
    <w:unhideWhenUsed/>
    <w:rsid w:val="00CF64A5"/>
  </w:style>
  <w:style w:type="character" w:customStyle="1" w:styleId="citation-84">
    <w:name w:val="citation-84"/>
    <w:basedOn w:val="Carpredefinitoparagrafo"/>
    <w:rsid w:val="002063ED"/>
  </w:style>
  <w:style w:type="character" w:customStyle="1" w:styleId="citation-83">
    <w:name w:val="citation-83"/>
    <w:basedOn w:val="Carpredefinitoparagrafo"/>
    <w:rsid w:val="002063ED"/>
  </w:style>
  <w:style w:type="character" w:customStyle="1" w:styleId="citation-82">
    <w:name w:val="citation-82"/>
    <w:basedOn w:val="Carpredefinitoparagrafo"/>
    <w:rsid w:val="002063ED"/>
  </w:style>
  <w:style w:type="character" w:customStyle="1" w:styleId="citation-81">
    <w:name w:val="citation-81"/>
    <w:basedOn w:val="Carpredefinitoparagrafo"/>
    <w:rsid w:val="002063ED"/>
  </w:style>
  <w:style w:type="character" w:customStyle="1" w:styleId="citation-401">
    <w:name w:val="citation-401"/>
    <w:basedOn w:val="Carpredefinitoparagrafo"/>
    <w:rsid w:val="006D789F"/>
  </w:style>
  <w:style w:type="character" w:customStyle="1" w:styleId="citation-398">
    <w:name w:val="citation-398"/>
    <w:basedOn w:val="Carpredefinitoparagrafo"/>
    <w:rsid w:val="006D789F"/>
  </w:style>
  <w:style w:type="character" w:customStyle="1" w:styleId="citation-397">
    <w:name w:val="citation-397"/>
    <w:basedOn w:val="Carpredefinitoparagrafo"/>
    <w:rsid w:val="006D789F"/>
  </w:style>
  <w:style w:type="character" w:customStyle="1" w:styleId="citation-396">
    <w:name w:val="citation-396"/>
    <w:basedOn w:val="Carpredefinitoparagrafo"/>
    <w:rsid w:val="006D789F"/>
  </w:style>
  <w:style w:type="character" w:customStyle="1" w:styleId="citation-395">
    <w:name w:val="citation-395"/>
    <w:basedOn w:val="Carpredefinitoparagrafo"/>
    <w:rsid w:val="006D789F"/>
  </w:style>
  <w:style w:type="character" w:customStyle="1" w:styleId="citation-394">
    <w:name w:val="citation-394"/>
    <w:basedOn w:val="Carpredefinitoparagrafo"/>
    <w:rsid w:val="006D789F"/>
  </w:style>
  <w:style w:type="character" w:customStyle="1" w:styleId="citation-393">
    <w:name w:val="citation-393"/>
    <w:basedOn w:val="Carpredefinitoparagrafo"/>
    <w:rsid w:val="006D789F"/>
  </w:style>
  <w:style w:type="character" w:customStyle="1" w:styleId="citation-392">
    <w:name w:val="citation-392"/>
    <w:basedOn w:val="Carpredefinitoparagrafo"/>
    <w:rsid w:val="006D789F"/>
  </w:style>
  <w:style w:type="character" w:customStyle="1" w:styleId="citation-391">
    <w:name w:val="citation-391"/>
    <w:basedOn w:val="Carpredefinitoparagrafo"/>
    <w:rsid w:val="006D789F"/>
  </w:style>
  <w:style w:type="character" w:customStyle="1" w:styleId="citation-390">
    <w:name w:val="citation-390"/>
    <w:basedOn w:val="Carpredefinitoparagrafo"/>
    <w:rsid w:val="006D789F"/>
  </w:style>
  <w:style w:type="character" w:styleId="Rimandocommento">
    <w:name w:val="annotation reference"/>
    <w:basedOn w:val="Carpredefinitoparagrafo"/>
    <w:uiPriority w:val="99"/>
    <w:semiHidden/>
    <w:unhideWhenUsed/>
    <w:rsid w:val="00AB0925"/>
    <w:rPr>
      <w:sz w:val="16"/>
      <w:szCs w:val="16"/>
    </w:rPr>
  </w:style>
  <w:style w:type="paragraph" w:styleId="Testocommento">
    <w:name w:val="annotation text"/>
    <w:basedOn w:val="Normale"/>
    <w:link w:val="TestocommentoCarattere"/>
    <w:uiPriority w:val="99"/>
    <w:unhideWhenUsed/>
    <w:rsid w:val="00AB0925"/>
    <w:pPr>
      <w:spacing w:line="240" w:lineRule="auto"/>
    </w:pPr>
    <w:rPr>
      <w:sz w:val="20"/>
      <w:szCs w:val="20"/>
    </w:rPr>
  </w:style>
  <w:style w:type="character" w:customStyle="1" w:styleId="TestocommentoCarattere">
    <w:name w:val="Testo commento Carattere"/>
    <w:basedOn w:val="Carpredefinitoparagrafo"/>
    <w:link w:val="Testocommento"/>
    <w:uiPriority w:val="99"/>
    <w:rsid w:val="00AB0925"/>
    <w:rPr>
      <w:rFonts w:eastAsiaTheme="minorHAnsi" w:cstheme="minorBidi"/>
      <w:lang w:val="en-CA" w:eastAsia="en-US"/>
    </w:rPr>
  </w:style>
  <w:style w:type="paragraph" w:styleId="Soggettocommento">
    <w:name w:val="annotation subject"/>
    <w:basedOn w:val="Testocommento"/>
    <w:next w:val="Testocommento"/>
    <w:link w:val="SoggettocommentoCarattere"/>
    <w:uiPriority w:val="99"/>
    <w:semiHidden/>
    <w:unhideWhenUsed/>
    <w:rsid w:val="00AB0925"/>
    <w:rPr>
      <w:b/>
      <w:bCs/>
    </w:rPr>
  </w:style>
  <w:style w:type="character" w:customStyle="1" w:styleId="SoggettocommentoCarattere">
    <w:name w:val="Soggetto commento Carattere"/>
    <w:basedOn w:val="TestocommentoCarattere"/>
    <w:link w:val="Soggettocommento"/>
    <w:uiPriority w:val="99"/>
    <w:semiHidden/>
    <w:rsid w:val="00AB0925"/>
    <w:rPr>
      <w:rFonts w:eastAsiaTheme="minorHAnsi" w:cstheme="minorBidi"/>
      <w:b/>
      <w:bCs/>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dni.loni.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D34D0D-679A-42ED-93B4-BAA7A03E3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D5ABB0-8525-4B8D-B429-1A21AB93D0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B51502-3190-4229-BB4A-6BE6DE64BE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26</Pages>
  <Words>39735</Words>
  <Characters>226493</Characters>
  <Application>Microsoft Office Word</Application>
  <DocSecurity>0</DocSecurity>
  <Lines>1887</Lines>
  <Paragraphs>531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Heading is in sentence case, bold, centred and fourteen point</vt:lpstr>
      <vt:lpstr>Heading is in sentence case, bold, centred and fourteen point</vt:lpstr>
    </vt:vector>
  </TitlesOfParts>
  <Company>Clinical School Computing Service</Company>
  <LinksUpToDate>false</LinksUpToDate>
  <CharactersWithSpaces>265697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is in sentence case, bold, centred and fourteen point</dc:title>
  <dc:subject/>
  <dc:creator>at288</dc:creator>
  <cp:keywords/>
  <cp:lastModifiedBy>Silvia Saglia</cp:lastModifiedBy>
  <cp:revision>165</cp:revision>
  <cp:lastPrinted>2026-03-31T20:17:00Z</cp:lastPrinted>
  <dcterms:created xsi:type="dcterms:W3CDTF">2026-06-26T16:47:00Z</dcterms:created>
  <dcterms:modified xsi:type="dcterms:W3CDTF">2026-08-06T10:51:00Z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b3ff9ab2-391e-48d7-8456-aef1a1cd5fc0</vt:lpwstr>
  </property>
  <property fmtid="{D5CDD505-2E9C-101B-9397-08002B2CF9AE}" pid="3" name="ZOTERO_PREF_2">
    <vt:lpwstr>aticJournalAbbreviations" value="true"/&gt;&lt;/prefs&gt;&lt;/data&gt;</vt:lpwstr>
  </property>
  <property fmtid="{D5CDD505-2E9C-101B-9397-08002B2CF9AE}" pid="4" name="ZOTERO_PREF_1">
    <vt:lpwstr>&lt;data data-version="3" zotero-version="9.0.6"&gt;&lt;session id="bMxbqzw1"/&gt;&lt;style id="http://www.zotero.org/styles/american-medical-association" hasBibliography="1" bibliographyStyleHasBeenSet="1"/&gt;&lt;prefs&gt;&lt;pref name="fieldType" value="Field"/&gt;&lt;pref name="autom</vt:lpwstr>
  </property>
</Properties>
</file>